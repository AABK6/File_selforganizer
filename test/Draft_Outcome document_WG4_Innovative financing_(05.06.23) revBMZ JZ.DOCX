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DD8DD" w14:textId="77777777" w:rsidR="00C530E5" w:rsidRPr="006C65B1" w:rsidRDefault="00C530E5" w:rsidP="002B6D9A">
      <w:pPr>
        <w:pBdr>
          <w:bottom w:val="single" w:sz="4" w:space="1" w:color="auto"/>
        </w:pBdr>
        <w:spacing w:after="0" w:line="276" w:lineRule="auto"/>
        <w:jc w:val="center"/>
        <w:rPr>
          <w:rFonts w:ascii="Times New Roman" w:hAnsi="Times New Roman" w:cs="Times New Roman"/>
          <w:b/>
          <w:sz w:val="24"/>
          <w:szCs w:val="24"/>
          <w:lang w:val="en-GB"/>
        </w:rPr>
      </w:pPr>
      <w:r w:rsidRPr="006C65B1">
        <w:rPr>
          <w:rFonts w:ascii="Times New Roman" w:hAnsi="Times New Roman" w:cs="Times New Roman"/>
          <w:b/>
          <w:sz w:val="24"/>
          <w:szCs w:val="24"/>
          <w:lang w:val="en-GB"/>
        </w:rPr>
        <w:t>Outcome document – Working group on the development of innovative solutions to provide additional resources to support countries vulnerable to climate change</w:t>
      </w:r>
      <w:r w:rsidR="00A27539" w:rsidRPr="006C65B1">
        <w:rPr>
          <w:rFonts w:ascii="Times New Roman" w:hAnsi="Times New Roman" w:cs="Times New Roman"/>
          <w:b/>
          <w:sz w:val="24"/>
          <w:szCs w:val="24"/>
          <w:lang w:val="en-GB"/>
        </w:rPr>
        <w:t xml:space="preserve"> (WG4)</w:t>
      </w:r>
    </w:p>
    <w:p w14:paraId="78757E48" w14:textId="77777777" w:rsidR="00D7311A" w:rsidRPr="006C65B1" w:rsidRDefault="00775A8E" w:rsidP="002B6D9A">
      <w:pPr>
        <w:spacing w:line="276" w:lineRule="auto"/>
        <w:jc w:val="both"/>
        <w:rPr>
          <w:rFonts w:ascii="Times New Roman" w:hAnsi="Times New Roman" w:cs="Times New Roman"/>
          <w:sz w:val="24"/>
          <w:szCs w:val="24"/>
          <w:lang w:val="en-GB"/>
        </w:rPr>
      </w:pPr>
    </w:p>
    <w:p w14:paraId="4FAD6369" w14:textId="0E4BA181" w:rsidR="00A27539" w:rsidRPr="00D71760" w:rsidRDefault="009F60E8" w:rsidP="00453C00">
      <w:pPr>
        <w:spacing w:line="276" w:lineRule="auto"/>
        <w:jc w:val="both"/>
        <w:rPr>
          <w:rFonts w:ascii="Times New Roman" w:hAnsi="Times New Roman" w:cs="Times New Roman"/>
          <w:i/>
          <w:sz w:val="24"/>
          <w:szCs w:val="24"/>
          <w:lang w:val="en-GB"/>
        </w:rPr>
      </w:pPr>
      <w:r w:rsidRPr="006C65B1">
        <w:rPr>
          <w:rFonts w:ascii="Times New Roman" w:hAnsi="Times New Roman" w:cs="Times New Roman"/>
          <w:i/>
          <w:sz w:val="24"/>
          <w:szCs w:val="24"/>
          <w:lang w:val="en-GB"/>
        </w:rPr>
        <w:t xml:space="preserve">Based on the discussions in the meetings of this working group, which took place on </w:t>
      </w:r>
      <w:r w:rsidR="00C57A72" w:rsidRPr="006C65B1">
        <w:rPr>
          <w:rFonts w:ascii="Times New Roman" w:hAnsi="Times New Roman" w:cs="Times New Roman"/>
          <w:i/>
          <w:sz w:val="24"/>
          <w:szCs w:val="24"/>
          <w:lang w:val="en-GB"/>
        </w:rPr>
        <w:t xml:space="preserve">23 January, 24 February, 13 April and 23 May, the following principles </w:t>
      </w:r>
      <w:r w:rsidR="00A27539" w:rsidRPr="006C65B1">
        <w:rPr>
          <w:rFonts w:ascii="Times New Roman" w:hAnsi="Times New Roman" w:cs="Times New Roman"/>
          <w:i/>
          <w:sz w:val="24"/>
          <w:szCs w:val="24"/>
          <w:lang w:val="en-GB"/>
        </w:rPr>
        <w:t xml:space="preserve">and commitments were identified, with key steps to take the work forward: </w:t>
      </w:r>
    </w:p>
    <w:p w14:paraId="49CB826B" w14:textId="77777777" w:rsidR="00A27539" w:rsidRPr="006C65B1" w:rsidRDefault="00A27539" w:rsidP="00453C00">
      <w:pPr>
        <w:pStyle w:val="Listenabsatz"/>
        <w:numPr>
          <w:ilvl w:val="0"/>
          <w:numId w:val="3"/>
        </w:numPr>
        <w:spacing w:line="276" w:lineRule="auto"/>
        <w:jc w:val="both"/>
        <w:rPr>
          <w:rFonts w:ascii="Times New Roman" w:hAnsi="Times New Roman" w:cs="Times New Roman"/>
          <w:b/>
          <w:sz w:val="24"/>
          <w:szCs w:val="24"/>
          <w:u w:val="single"/>
          <w:lang w:val="en-GB"/>
        </w:rPr>
      </w:pPr>
      <w:r w:rsidRPr="006C65B1">
        <w:rPr>
          <w:rFonts w:ascii="Times New Roman" w:hAnsi="Times New Roman" w:cs="Times New Roman"/>
          <w:b/>
          <w:sz w:val="24"/>
          <w:szCs w:val="24"/>
          <w:u w:val="single"/>
          <w:lang w:val="en-GB"/>
        </w:rPr>
        <w:t xml:space="preserve">Alleviate the debt burden </w:t>
      </w:r>
      <w:r w:rsidR="002E3352" w:rsidRPr="006C65B1">
        <w:rPr>
          <w:rFonts w:ascii="Times New Roman" w:hAnsi="Times New Roman" w:cs="Times New Roman"/>
          <w:b/>
          <w:sz w:val="24"/>
          <w:szCs w:val="24"/>
          <w:u w:val="single"/>
          <w:lang w:val="en-GB"/>
        </w:rPr>
        <w:t xml:space="preserve">for countries facing extreme weather events </w:t>
      </w:r>
    </w:p>
    <w:p w14:paraId="1F572375" w14:textId="48A0A907" w:rsidR="002E3352" w:rsidRDefault="00D71760" w:rsidP="00453C00">
      <w:pPr>
        <w:spacing w:line="276" w:lineRule="auto"/>
        <w:jc w:val="both"/>
        <w:rPr>
          <w:ins w:id="0" w:author="Autor"/>
          <w:rFonts w:ascii="Times New Roman" w:hAnsi="Times New Roman" w:cs="Times New Roman"/>
          <w:b/>
          <w:i/>
          <w:sz w:val="24"/>
          <w:szCs w:val="24"/>
          <w:lang w:val="en-GB"/>
        </w:rPr>
      </w:pPr>
      <w:r w:rsidRPr="009B054A">
        <w:rPr>
          <w:rFonts w:ascii="Times New Roman" w:hAnsi="Times New Roman" w:cs="Times New Roman"/>
          <w:i/>
          <w:sz w:val="24"/>
          <w:szCs w:val="24"/>
          <w:lang w:val="en-GB"/>
        </w:rPr>
        <w:t xml:space="preserve">Net </w:t>
      </w:r>
      <w:r w:rsidR="007B4E33">
        <w:rPr>
          <w:rFonts w:ascii="Times New Roman" w:hAnsi="Times New Roman" w:cs="Times New Roman"/>
          <w:i/>
          <w:sz w:val="24"/>
          <w:szCs w:val="24"/>
          <w:lang w:val="en-GB"/>
        </w:rPr>
        <w:t>present value neutral</w:t>
      </w:r>
      <w:r w:rsidRPr="009B054A">
        <w:rPr>
          <w:rFonts w:ascii="Times New Roman" w:hAnsi="Times New Roman" w:cs="Times New Roman"/>
          <w:i/>
          <w:sz w:val="24"/>
          <w:szCs w:val="24"/>
          <w:lang w:val="en-GB"/>
        </w:rPr>
        <w:t xml:space="preserve"> Climate-resilient debt clauses (CRDC) constitute a useful tool to alleviate pressure on indebted countries facing a cli</w:t>
      </w:r>
      <w:r w:rsidR="00670436">
        <w:rPr>
          <w:rFonts w:ascii="Times New Roman" w:hAnsi="Times New Roman" w:cs="Times New Roman"/>
          <w:i/>
          <w:sz w:val="24"/>
          <w:szCs w:val="24"/>
          <w:lang w:val="en-GB"/>
        </w:rPr>
        <w:t>mate-related disaster, and can</w:t>
      </w:r>
      <w:r w:rsidRPr="009B054A">
        <w:rPr>
          <w:rFonts w:ascii="Times New Roman" w:hAnsi="Times New Roman" w:cs="Times New Roman"/>
          <w:i/>
          <w:sz w:val="24"/>
          <w:szCs w:val="24"/>
          <w:lang w:val="en-GB"/>
        </w:rPr>
        <w:t xml:space="preserve"> liberate liquidities to help</w:t>
      </w:r>
      <w:r w:rsidR="00670436">
        <w:rPr>
          <w:rFonts w:ascii="Times New Roman" w:hAnsi="Times New Roman" w:cs="Times New Roman"/>
          <w:i/>
          <w:sz w:val="24"/>
          <w:szCs w:val="24"/>
          <w:lang w:val="en-GB"/>
        </w:rPr>
        <w:t xml:space="preserve"> countries in times of crisis. There was broad support to further</w:t>
      </w:r>
      <w:r w:rsidRPr="009B054A">
        <w:rPr>
          <w:rFonts w:ascii="Times New Roman" w:hAnsi="Times New Roman" w:cs="Times New Roman"/>
          <w:i/>
          <w:sz w:val="24"/>
          <w:szCs w:val="24"/>
          <w:lang w:val="en-GB"/>
        </w:rPr>
        <w:t xml:space="preserve"> </w:t>
      </w:r>
      <w:r w:rsidR="0076751F" w:rsidRPr="009B054A">
        <w:rPr>
          <w:rFonts w:ascii="Times New Roman" w:hAnsi="Times New Roman" w:cs="Times New Roman"/>
          <w:i/>
          <w:sz w:val="24"/>
          <w:szCs w:val="24"/>
          <w:lang w:val="en-GB"/>
        </w:rPr>
        <w:t xml:space="preserve">commitments from MDBs, major official bilateral, International Development Finance Club </w:t>
      </w:r>
      <w:r w:rsidR="004C0A6E" w:rsidRPr="009B054A">
        <w:rPr>
          <w:rFonts w:ascii="Times New Roman" w:hAnsi="Times New Roman" w:cs="Times New Roman"/>
          <w:i/>
          <w:sz w:val="24"/>
          <w:szCs w:val="24"/>
          <w:lang w:val="en-GB"/>
        </w:rPr>
        <w:t xml:space="preserve">members </w:t>
      </w:r>
      <w:r w:rsidR="0076751F" w:rsidRPr="009B054A">
        <w:rPr>
          <w:rFonts w:ascii="Times New Roman" w:hAnsi="Times New Roman" w:cs="Times New Roman"/>
          <w:i/>
          <w:sz w:val="24"/>
          <w:szCs w:val="24"/>
          <w:lang w:val="en-GB"/>
        </w:rPr>
        <w:t xml:space="preserve">and private creditors to </w:t>
      </w:r>
      <w:r w:rsidR="00670436">
        <w:rPr>
          <w:rFonts w:ascii="Times New Roman" w:hAnsi="Times New Roman" w:cs="Times New Roman"/>
          <w:i/>
          <w:sz w:val="24"/>
          <w:szCs w:val="24"/>
          <w:lang w:val="en-GB"/>
        </w:rPr>
        <w:t>incorporate</w:t>
      </w:r>
      <w:r w:rsidR="0076751F" w:rsidRPr="009B054A">
        <w:rPr>
          <w:rFonts w:ascii="Times New Roman" w:hAnsi="Times New Roman" w:cs="Times New Roman"/>
          <w:i/>
          <w:sz w:val="24"/>
          <w:szCs w:val="24"/>
          <w:lang w:val="en-GB"/>
        </w:rPr>
        <w:t xml:space="preserve"> climate-resilient debt clauses (CRDC) in</w:t>
      </w:r>
      <w:r>
        <w:rPr>
          <w:rFonts w:ascii="Times New Roman" w:hAnsi="Times New Roman" w:cs="Times New Roman"/>
          <w:i/>
          <w:sz w:val="24"/>
          <w:szCs w:val="24"/>
          <w:lang w:val="en-GB"/>
        </w:rPr>
        <w:t>to</w:t>
      </w:r>
      <w:r w:rsidR="0076751F" w:rsidRPr="009B054A">
        <w:rPr>
          <w:rFonts w:ascii="Times New Roman" w:hAnsi="Times New Roman" w:cs="Times New Roman"/>
          <w:i/>
          <w:sz w:val="24"/>
          <w:szCs w:val="24"/>
          <w:lang w:val="en-GB"/>
        </w:rPr>
        <w:t xml:space="preserve"> lending instruments and bilateral loan agreements</w:t>
      </w:r>
      <w:r w:rsidR="0076751F" w:rsidRPr="006C65B1">
        <w:rPr>
          <w:rFonts w:ascii="Times New Roman" w:hAnsi="Times New Roman" w:cs="Times New Roman"/>
          <w:b/>
          <w:i/>
          <w:sz w:val="24"/>
          <w:szCs w:val="24"/>
          <w:lang w:val="en-GB"/>
        </w:rPr>
        <w:t xml:space="preserve">. </w:t>
      </w:r>
    </w:p>
    <w:p w14:paraId="623C2466" w14:textId="1F6FDFB2" w:rsidR="000E6D10" w:rsidRPr="000E6D10" w:rsidRDefault="000E6D10" w:rsidP="00453C00">
      <w:pPr>
        <w:spacing w:line="276" w:lineRule="auto"/>
        <w:jc w:val="both"/>
        <w:rPr>
          <w:rFonts w:ascii="Times New Roman" w:hAnsi="Times New Roman" w:cs="Times New Roman"/>
          <w:i/>
          <w:sz w:val="24"/>
          <w:szCs w:val="24"/>
          <w:lang w:val="en-US"/>
        </w:rPr>
      </w:pPr>
      <w:ins w:id="1" w:author="Autor">
        <w:r w:rsidRPr="000E6D10">
          <w:rPr>
            <w:rFonts w:ascii="Times New Roman" w:hAnsi="Times New Roman" w:cs="Times New Roman"/>
            <w:i/>
            <w:sz w:val="24"/>
            <w:szCs w:val="24"/>
            <w:lang w:val="en-US"/>
          </w:rPr>
          <w:t>The international climate financial architecture (i.a. CIFs, GCF, GEF, and AF and implementing organisations) should consider CRDC as part of planned investme</w:t>
        </w:r>
        <w:r>
          <w:rPr>
            <w:rFonts w:ascii="Times New Roman" w:hAnsi="Times New Roman" w:cs="Times New Roman"/>
            <w:i/>
            <w:sz w:val="24"/>
            <w:szCs w:val="24"/>
            <w:lang w:val="en-US"/>
          </w:rPr>
          <w:t>nts in LDCs</w:t>
        </w:r>
        <w:r w:rsidRPr="000E6D10">
          <w:rPr>
            <w:rFonts w:ascii="Times New Roman" w:hAnsi="Times New Roman" w:cs="Times New Roman"/>
            <w:i/>
            <w:sz w:val="24"/>
            <w:szCs w:val="24"/>
            <w:lang w:val="en-US"/>
          </w:rPr>
          <w:t>.</w:t>
        </w:r>
      </w:ins>
    </w:p>
    <w:p w14:paraId="2D176095" w14:textId="240B4F2B" w:rsidR="00D71760" w:rsidRPr="009B054A" w:rsidRDefault="00670436" w:rsidP="00453C00">
      <w:pPr>
        <w:spacing w:line="276" w:lineRule="auto"/>
        <w:jc w:val="both"/>
        <w:rPr>
          <w:rFonts w:ascii="Times New Roman" w:hAnsi="Times New Roman" w:cs="Times New Roman"/>
          <w:i/>
          <w:sz w:val="24"/>
          <w:szCs w:val="24"/>
          <w:lang w:val="en-GB"/>
        </w:rPr>
      </w:pPr>
      <w:r>
        <w:rPr>
          <w:rFonts w:ascii="Times New Roman" w:hAnsi="Times New Roman" w:cs="Times New Roman"/>
          <w:i/>
          <w:sz w:val="24"/>
          <w:szCs w:val="24"/>
          <w:lang w:val="en-GB"/>
        </w:rPr>
        <w:t>Participants also</w:t>
      </w:r>
      <w:r w:rsidR="00D71760">
        <w:rPr>
          <w:rFonts w:ascii="Times New Roman" w:hAnsi="Times New Roman" w:cs="Times New Roman"/>
          <w:i/>
          <w:sz w:val="24"/>
          <w:szCs w:val="24"/>
          <w:lang w:val="en-GB"/>
        </w:rPr>
        <w:t xml:space="preserve"> highlighted that debt market instruments need to further support investments in risk reduction and climate adaptation and encouraged financial regulators to develop frameworks for capital market investments in resilience.</w:t>
      </w:r>
    </w:p>
    <w:p w14:paraId="6CF7F826" w14:textId="62D0087E" w:rsidR="0076751F" w:rsidRPr="006C65B1" w:rsidRDefault="004C0A6E" w:rsidP="00453C00">
      <w:pPr>
        <w:spacing w:line="276" w:lineRule="auto"/>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t xml:space="preserve">Key </w:t>
      </w:r>
      <w:r w:rsidR="007B4E33">
        <w:rPr>
          <w:rFonts w:ascii="Times New Roman" w:hAnsi="Times New Roman" w:cs="Times New Roman"/>
          <w:sz w:val="24"/>
          <w:szCs w:val="24"/>
          <w:u w:val="single"/>
          <w:lang w:val="en-GB"/>
        </w:rPr>
        <w:t>objectives</w:t>
      </w:r>
      <w:r w:rsidR="00046996">
        <w:rPr>
          <w:rFonts w:ascii="Times New Roman" w:hAnsi="Times New Roman" w:cs="Times New Roman"/>
          <w:sz w:val="24"/>
          <w:szCs w:val="24"/>
          <w:u w:val="single"/>
          <w:lang w:val="en-GB"/>
        </w:rPr>
        <w:t xml:space="preserve"> and milestones</w:t>
      </w:r>
      <w:r w:rsidRPr="006C65B1">
        <w:rPr>
          <w:rFonts w:ascii="Times New Roman" w:hAnsi="Times New Roman" w:cs="Times New Roman"/>
          <w:sz w:val="24"/>
          <w:szCs w:val="24"/>
          <w:lang w:val="en-GB"/>
        </w:rPr>
        <w:t xml:space="preserve">: </w:t>
      </w:r>
    </w:p>
    <w:p w14:paraId="7FF7AFEE" w14:textId="77777777" w:rsidR="004C0A6E" w:rsidRPr="00670436" w:rsidRDefault="004C0A6E" w:rsidP="007B4E33">
      <w:pPr>
        <w:pStyle w:val="Listenabsatz"/>
        <w:numPr>
          <w:ilvl w:val="0"/>
          <w:numId w:val="5"/>
        </w:numPr>
        <w:spacing w:line="276" w:lineRule="auto"/>
        <w:ind w:left="360"/>
        <w:jc w:val="both"/>
        <w:rPr>
          <w:rFonts w:ascii="Times New Roman" w:hAnsi="Times New Roman" w:cs="Times New Roman"/>
          <w:sz w:val="24"/>
          <w:szCs w:val="24"/>
          <w:lang w:val="en-GB"/>
        </w:rPr>
      </w:pPr>
      <w:r w:rsidRPr="00670436">
        <w:rPr>
          <w:rFonts w:ascii="Times New Roman" w:hAnsi="Times New Roman" w:cs="Times New Roman"/>
          <w:sz w:val="24"/>
          <w:szCs w:val="24"/>
          <w:u w:val="single"/>
          <w:lang w:val="en-GB"/>
        </w:rPr>
        <w:t>At the Summit on a new Global Financing Pact</w:t>
      </w:r>
      <w:r w:rsidRPr="00670436">
        <w:rPr>
          <w:rFonts w:ascii="Times New Roman" w:hAnsi="Times New Roman" w:cs="Times New Roman"/>
          <w:sz w:val="24"/>
          <w:szCs w:val="24"/>
          <w:lang w:val="en-GB"/>
        </w:rPr>
        <w:t>: commitme</w:t>
      </w:r>
      <w:r w:rsidR="003736BB" w:rsidRPr="00670436">
        <w:rPr>
          <w:rFonts w:ascii="Times New Roman" w:hAnsi="Times New Roman" w:cs="Times New Roman"/>
          <w:sz w:val="24"/>
          <w:szCs w:val="24"/>
          <w:lang w:val="en-GB"/>
        </w:rPr>
        <w:t>n</w:t>
      </w:r>
      <w:r w:rsidR="00004C97" w:rsidRPr="00670436">
        <w:rPr>
          <w:rFonts w:ascii="Times New Roman" w:hAnsi="Times New Roman" w:cs="Times New Roman"/>
          <w:sz w:val="24"/>
          <w:szCs w:val="24"/>
          <w:lang w:val="en-GB"/>
        </w:rPr>
        <w:t xml:space="preserve">ts on the integration of CRDCs by the </w:t>
      </w:r>
      <w:commentRangeStart w:id="2"/>
      <w:r w:rsidR="00004C97" w:rsidRPr="00670436">
        <w:rPr>
          <w:rFonts w:ascii="Times New Roman" w:hAnsi="Times New Roman" w:cs="Times New Roman"/>
          <w:sz w:val="24"/>
          <w:szCs w:val="24"/>
          <w:lang w:val="en-GB"/>
        </w:rPr>
        <w:t>largest possible coalition of creditors</w:t>
      </w:r>
      <w:commentRangeEnd w:id="2"/>
      <w:r w:rsidR="00AA20A7">
        <w:rPr>
          <w:rStyle w:val="Kommentarzeichen"/>
        </w:rPr>
        <w:commentReference w:id="2"/>
      </w:r>
      <w:r w:rsidR="00004C97" w:rsidRPr="00670436">
        <w:rPr>
          <w:rFonts w:ascii="Times New Roman" w:hAnsi="Times New Roman" w:cs="Times New Roman"/>
          <w:sz w:val="24"/>
          <w:szCs w:val="24"/>
          <w:lang w:val="en-GB"/>
        </w:rPr>
        <w:t xml:space="preserve">. </w:t>
      </w:r>
    </w:p>
    <w:p w14:paraId="420BEDF1" w14:textId="77777777" w:rsidR="006C65B1" w:rsidRPr="006C65B1" w:rsidRDefault="006C65B1" w:rsidP="007B4E33">
      <w:pPr>
        <w:pStyle w:val="Listenabsatz"/>
        <w:spacing w:line="276" w:lineRule="auto"/>
        <w:ind w:left="360"/>
        <w:jc w:val="both"/>
        <w:rPr>
          <w:rFonts w:ascii="Times New Roman" w:hAnsi="Times New Roman" w:cs="Times New Roman"/>
          <w:sz w:val="24"/>
          <w:szCs w:val="24"/>
          <w:lang w:val="en-GB"/>
        </w:rPr>
      </w:pPr>
    </w:p>
    <w:p w14:paraId="64A8099C" w14:textId="77777777" w:rsidR="00FF135F" w:rsidRDefault="003736BB" w:rsidP="009B054A">
      <w:pPr>
        <w:pStyle w:val="Listenabsatz"/>
        <w:numPr>
          <w:ilvl w:val="0"/>
          <w:numId w:val="5"/>
        </w:numPr>
        <w:spacing w:line="276" w:lineRule="auto"/>
        <w:ind w:left="360"/>
        <w:jc w:val="both"/>
        <w:rPr>
          <w:ins w:id="3" w:author="Autor"/>
          <w:rFonts w:ascii="Times New Roman" w:hAnsi="Times New Roman" w:cs="Times New Roman"/>
          <w:sz w:val="24"/>
          <w:szCs w:val="24"/>
          <w:lang w:val="en-GB"/>
        </w:rPr>
      </w:pPr>
      <w:r w:rsidRPr="006C65B1">
        <w:rPr>
          <w:rFonts w:ascii="Times New Roman" w:hAnsi="Times New Roman" w:cs="Times New Roman"/>
          <w:sz w:val="24"/>
          <w:szCs w:val="24"/>
          <w:u w:val="single"/>
          <w:lang w:val="en-GB"/>
        </w:rPr>
        <w:t xml:space="preserve">By the </w:t>
      </w:r>
      <w:r w:rsidR="00D71760">
        <w:rPr>
          <w:rFonts w:ascii="Times New Roman" w:hAnsi="Times New Roman" w:cs="Times New Roman"/>
          <w:sz w:val="24"/>
          <w:szCs w:val="24"/>
          <w:u w:val="single"/>
          <w:lang w:val="en-GB"/>
        </w:rPr>
        <w:t xml:space="preserve">2023 IMF and WB </w:t>
      </w:r>
      <w:r w:rsidRPr="006C65B1">
        <w:rPr>
          <w:rFonts w:ascii="Times New Roman" w:hAnsi="Times New Roman" w:cs="Times New Roman"/>
          <w:sz w:val="24"/>
          <w:szCs w:val="24"/>
          <w:u w:val="single"/>
          <w:lang w:val="en-GB"/>
        </w:rPr>
        <w:t>annual meetings</w:t>
      </w:r>
      <w:r w:rsidR="006C65B1">
        <w:rPr>
          <w:rFonts w:ascii="Times New Roman" w:hAnsi="Times New Roman" w:cs="Times New Roman"/>
          <w:sz w:val="24"/>
          <w:szCs w:val="24"/>
          <w:lang w:val="en-GB"/>
        </w:rPr>
        <w:t>: i</w:t>
      </w:r>
      <w:r w:rsidRPr="006C65B1">
        <w:rPr>
          <w:rFonts w:ascii="Times New Roman" w:hAnsi="Times New Roman" w:cs="Times New Roman"/>
          <w:sz w:val="24"/>
          <w:szCs w:val="24"/>
          <w:lang w:val="en-GB"/>
        </w:rPr>
        <w:t>ncreasing the scope of actors integrating CRDCs in lending instruments and loan agreements.</w:t>
      </w:r>
    </w:p>
    <w:p w14:paraId="79916173" w14:textId="131BE0D1" w:rsidR="00D71760" w:rsidRPr="00FF135F" w:rsidRDefault="00FF135F" w:rsidP="00FF135F">
      <w:pPr>
        <w:pStyle w:val="Listenabsatz"/>
        <w:numPr>
          <w:ilvl w:val="0"/>
          <w:numId w:val="5"/>
        </w:numPr>
        <w:spacing w:line="276" w:lineRule="auto"/>
        <w:ind w:left="360"/>
        <w:jc w:val="both"/>
        <w:rPr>
          <w:rFonts w:ascii="Times New Roman" w:hAnsi="Times New Roman" w:cs="Times New Roman"/>
          <w:sz w:val="24"/>
          <w:szCs w:val="24"/>
          <w:lang w:val="en-GB"/>
        </w:rPr>
      </w:pPr>
      <w:ins w:id="4" w:author="Autor">
        <w:r w:rsidRPr="00FF135F">
          <w:rPr>
            <w:rFonts w:ascii="Times New Roman" w:hAnsi="Times New Roman" w:cs="Times New Roman"/>
            <w:sz w:val="24"/>
            <w:szCs w:val="24"/>
            <w:u w:val="single"/>
            <w:lang w:val="en-GB"/>
          </w:rPr>
          <w:t>By the Cop 28</w:t>
        </w:r>
        <w:r w:rsidRPr="00FF135F">
          <w:rPr>
            <w:rFonts w:ascii="Times New Roman" w:hAnsi="Times New Roman" w:cs="Times New Roman"/>
            <w:sz w:val="24"/>
            <w:szCs w:val="24"/>
            <w:lang w:val="en-GB"/>
          </w:rPr>
          <w:t>: raise awareness of the financial mechanisms of the United Nations Framework Convention on Climate Change (UNFCCC), in particular the GCF, the GEF and the AF.</w:t>
        </w:r>
      </w:ins>
    </w:p>
    <w:p w14:paraId="0160CC7C" w14:textId="77777777" w:rsidR="00D71760" w:rsidRPr="009B054A" w:rsidRDefault="00D71760" w:rsidP="009B054A">
      <w:pPr>
        <w:pStyle w:val="Listenabsatz"/>
        <w:spacing w:line="276" w:lineRule="auto"/>
        <w:jc w:val="both"/>
        <w:rPr>
          <w:rFonts w:ascii="Times New Roman" w:hAnsi="Times New Roman" w:cs="Times New Roman"/>
          <w:sz w:val="24"/>
          <w:szCs w:val="24"/>
          <w:lang w:val="en-GB"/>
        </w:rPr>
      </w:pPr>
    </w:p>
    <w:p w14:paraId="0312D5FB" w14:textId="583508D2" w:rsidR="00FA63A7" w:rsidRPr="00FA63A7" w:rsidRDefault="00FA63A7" w:rsidP="00FA63A7">
      <w:pPr>
        <w:pStyle w:val="Listenabsatz"/>
        <w:numPr>
          <w:ilvl w:val="0"/>
          <w:numId w:val="3"/>
        </w:numPr>
        <w:spacing w:line="276" w:lineRule="auto"/>
        <w:jc w:val="both"/>
        <w:rPr>
          <w:rFonts w:ascii="Times New Roman" w:hAnsi="Times New Roman" w:cs="Times New Roman"/>
          <w:b/>
          <w:sz w:val="24"/>
          <w:szCs w:val="24"/>
          <w:u w:val="single"/>
          <w:lang w:val="en-GB"/>
        </w:rPr>
      </w:pPr>
      <w:r w:rsidRPr="00FA63A7">
        <w:rPr>
          <w:rFonts w:ascii="Times New Roman" w:hAnsi="Times New Roman" w:cs="Times New Roman"/>
          <w:b/>
          <w:sz w:val="24"/>
          <w:szCs w:val="24"/>
          <w:u w:val="single"/>
          <w:lang w:val="en-GB"/>
        </w:rPr>
        <w:t xml:space="preserve">Adopt and implement new mechanisms to mobilise additional and predictable </w:t>
      </w:r>
      <w:r w:rsidR="000D2971">
        <w:rPr>
          <w:rFonts w:ascii="Times New Roman" w:hAnsi="Times New Roman" w:cs="Times New Roman"/>
          <w:b/>
          <w:sz w:val="24"/>
          <w:szCs w:val="24"/>
          <w:u w:val="single"/>
          <w:lang w:val="en-GB"/>
        </w:rPr>
        <w:t>financing</w:t>
      </w:r>
      <w:r w:rsidRPr="00FA63A7">
        <w:rPr>
          <w:rFonts w:ascii="Times New Roman" w:hAnsi="Times New Roman" w:cs="Times New Roman"/>
          <w:b/>
          <w:sz w:val="24"/>
          <w:szCs w:val="24"/>
          <w:u w:val="single"/>
          <w:lang w:val="en-GB"/>
        </w:rPr>
        <w:t xml:space="preserve"> to help countries deal with the consequences of climate change, while contributing to the reduction of GHG emissions at the global level</w:t>
      </w:r>
      <w:ins w:id="5" w:author="Autor">
        <w:r w:rsidR="00FF135F">
          <w:rPr>
            <w:rFonts w:ascii="Times New Roman" w:hAnsi="Times New Roman" w:cs="Times New Roman"/>
            <w:b/>
            <w:sz w:val="24"/>
            <w:szCs w:val="24"/>
            <w:u w:val="single"/>
            <w:lang w:val="en-GB"/>
          </w:rPr>
          <w:t xml:space="preserve"> </w:t>
        </w:r>
        <w:r w:rsidR="00F0148E">
          <w:rPr>
            <w:rFonts w:ascii="Times New Roman" w:hAnsi="Times New Roman" w:cs="Times New Roman"/>
            <w:b/>
            <w:sz w:val="24"/>
            <w:szCs w:val="24"/>
            <w:u w:val="single"/>
            <w:lang w:val="en-GB"/>
          </w:rPr>
          <w:t xml:space="preserve">in line with </w:t>
        </w:r>
        <w:r w:rsidR="00FF135F">
          <w:rPr>
            <w:rFonts w:ascii="Times New Roman" w:hAnsi="Times New Roman" w:cs="Times New Roman"/>
            <w:b/>
            <w:sz w:val="24"/>
            <w:szCs w:val="24"/>
            <w:u w:val="single"/>
            <w:lang w:val="en-GB"/>
          </w:rPr>
          <w:t>the Paris Agreement’s limit of 1.5 C</w:t>
        </w:r>
      </w:ins>
      <w:r w:rsidRPr="00FA63A7">
        <w:rPr>
          <w:rFonts w:ascii="Times New Roman" w:hAnsi="Times New Roman" w:cs="Times New Roman"/>
          <w:b/>
          <w:sz w:val="24"/>
          <w:szCs w:val="24"/>
          <w:u w:val="single"/>
          <w:lang w:val="en-GB"/>
        </w:rPr>
        <w:t>.</w:t>
      </w:r>
    </w:p>
    <w:p w14:paraId="04A7B915" w14:textId="77777777" w:rsidR="00FA63A7" w:rsidRPr="00D71760" w:rsidRDefault="00FA63A7" w:rsidP="00FA63A7">
      <w:pPr>
        <w:spacing w:line="276" w:lineRule="auto"/>
        <w:jc w:val="both"/>
        <w:rPr>
          <w:rFonts w:ascii="Times New Roman" w:hAnsi="Times New Roman" w:cs="Times New Roman"/>
          <w:i/>
          <w:sz w:val="24"/>
          <w:szCs w:val="24"/>
          <w:lang w:val="en-GB"/>
        </w:rPr>
      </w:pPr>
      <w:r w:rsidRPr="00D71760">
        <w:rPr>
          <w:rFonts w:ascii="Times New Roman" w:hAnsi="Times New Roman" w:cs="Times New Roman"/>
          <w:i/>
          <w:sz w:val="24"/>
          <w:szCs w:val="24"/>
          <w:lang w:val="en-GB"/>
        </w:rPr>
        <w:t xml:space="preserve">The intensification of climate vulnerabilities leading to the emergence of new and specific financing needs that cannot generate sufficient private revenue streams will require mobilising additional, predictable and sustained concessional support. This could be achieved through </w:t>
      </w:r>
      <w:r>
        <w:rPr>
          <w:rFonts w:ascii="Times New Roman" w:hAnsi="Times New Roman" w:cs="Times New Roman"/>
          <w:i/>
          <w:sz w:val="24"/>
          <w:szCs w:val="24"/>
          <w:lang w:val="en-GB"/>
        </w:rPr>
        <w:t>economic contributions, including taxation mechanisms where appropriate,</w:t>
      </w:r>
      <w:r w:rsidRPr="00D71760">
        <w:rPr>
          <w:rFonts w:ascii="Times New Roman" w:hAnsi="Times New Roman" w:cs="Times New Roman"/>
          <w:i/>
          <w:sz w:val="24"/>
          <w:szCs w:val="24"/>
          <w:lang w:val="en-GB"/>
        </w:rPr>
        <w:t xml:space="preserve"> with a broad international scope</w:t>
      </w:r>
      <w:r>
        <w:rPr>
          <w:rFonts w:ascii="Times New Roman" w:hAnsi="Times New Roman" w:cs="Times New Roman"/>
          <w:i/>
          <w:sz w:val="24"/>
          <w:szCs w:val="24"/>
          <w:lang w:val="en-GB"/>
        </w:rPr>
        <w:t>. There was recognition that economic contributions</w:t>
      </w:r>
      <w:r w:rsidRPr="0010587B">
        <w:rPr>
          <w:rFonts w:ascii="Times New Roman" w:hAnsi="Times New Roman" w:cs="Times New Roman"/>
          <w:i/>
          <w:sz w:val="24"/>
          <w:szCs w:val="24"/>
          <w:lang w:val="en-GB"/>
        </w:rPr>
        <w:t xml:space="preserve"> constitute a strong instrument to mobilise permanent resources at scale while targeting specific activities with negative externalities on climate</w:t>
      </w:r>
      <w:r>
        <w:rPr>
          <w:rFonts w:ascii="Times New Roman" w:hAnsi="Times New Roman" w:cs="Times New Roman"/>
          <w:i/>
          <w:sz w:val="24"/>
          <w:szCs w:val="24"/>
          <w:lang w:val="en-GB"/>
        </w:rPr>
        <w:t xml:space="preserve"> so as to further their decarbonisation efforts,</w:t>
      </w:r>
      <w:r w:rsidRPr="0010587B">
        <w:rPr>
          <w:rFonts w:ascii="Times New Roman" w:hAnsi="Times New Roman" w:cs="Times New Roman"/>
          <w:i/>
          <w:sz w:val="24"/>
          <w:szCs w:val="24"/>
          <w:lang w:val="en-GB"/>
        </w:rPr>
        <w:t xml:space="preserve"> and limiting unintended impact, for example on cost of living and indebtedness</w:t>
      </w:r>
      <w:r w:rsidRPr="00D71760">
        <w:rPr>
          <w:rFonts w:ascii="Times New Roman" w:hAnsi="Times New Roman" w:cs="Times New Roman"/>
          <w:i/>
          <w:sz w:val="24"/>
          <w:szCs w:val="24"/>
          <w:lang w:val="en-GB"/>
        </w:rPr>
        <w:t xml:space="preserve">. </w:t>
      </w:r>
    </w:p>
    <w:p w14:paraId="31740544" w14:textId="77777777" w:rsidR="00FA63A7" w:rsidRPr="006C65B1" w:rsidRDefault="00FA63A7" w:rsidP="00FA63A7">
      <w:pPr>
        <w:spacing w:line="276" w:lineRule="auto"/>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lastRenderedPageBreak/>
        <w:t xml:space="preserve">Key </w:t>
      </w:r>
      <w:r>
        <w:rPr>
          <w:rFonts w:ascii="Times New Roman" w:hAnsi="Times New Roman" w:cs="Times New Roman"/>
          <w:sz w:val="24"/>
          <w:szCs w:val="24"/>
          <w:u w:val="single"/>
          <w:lang w:val="en-GB"/>
        </w:rPr>
        <w:t>objective</w:t>
      </w:r>
      <w:r w:rsidRPr="006C65B1">
        <w:rPr>
          <w:rFonts w:ascii="Times New Roman" w:hAnsi="Times New Roman" w:cs="Times New Roman"/>
          <w:sz w:val="24"/>
          <w:szCs w:val="24"/>
          <w:u w:val="single"/>
          <w:lang w:val="en-GB"/>
        </w:rPr>
        <w:t>s</w:t>
      </w:r>
      <w:r>
        <w:rPr>
          <w:rFonts w:ascii="Times New Roman" w:hAnsi="Times New Roman" w:cs="Times New Roman"/>
          <w:sz w:val="24"/>
          <w:szCs w:val="24"/>
          <w:u w:val="single"/>
          <w:lang w:val="en-GB"/>
        </w:rPr>
        <w:t xml:space="preserve"> and milestones</w:t>
      </w:r>
      <w:r w:rsidRPr="006C65B1">
        <w:rPr>
          <w:rFonts w:ascii="Times New Roman" w:hAnsi="Times New Roman" w:cs="Times New Roman"/>
          <w:sz w:val="24"/>
          <w:szCs w:val="24"/>
          <w:lang w:val="en-GB"/>
        </w:rPr>
        <w:t>:</w:t>
      </w:r>
    </w:p>
    <w:p w14:paraId="495ABB5B" w14:textId="77777777" w:rsidR="000D2971" w:rsidRDefault="00FA63A7" w:rsidP="00FA63A7">
      <w:pPr>
        <w:pStyle w:val="Listenabsatz"/>
        <w:numPr>
          <w:ilvl w:val="0"/>
          <w:numId w:val="6"/>
        </w:numPr>
        <w:spacing w:line="276" w:lineRule="auto"/>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t>By COP 28</w:t>
      </w:r>
      <w:r w:rsidRPr="006C65B1">
        <w:rPr>
          <w:rFonts w:ascii="Times New Roman" w:hAnsi="Times New Roman" w:cs="Times New Roman"/>
          <w:sz w:val="24"/>
          <w:szCs w:val="24"/>
          <w:lang w:val="en-GB"/>
        </w:rPr>
        <w:t xml:space="preserve">: </w:t>
      </w:r>
    </w:p>
    <w:p w14:paraId="084DA902" w14:textId="77777777" w:rsidR="00F67594" w:rsidRDefault="00F67594" w:rsidP="00F67594">
      <w:pPr>
        <w:pStyle w:val="Listenabsatz"/>
        <w:spacing w:line="276" w:lineRule="auto"/>
        <w:ind w:left="360"/>
        <w:jc w:val="both"/>
        <w:rPr>
          <w:rFonts w:ascii="Times New Roman" w:hAnsi="Times New Roman" w:cs="Times New Roman"/>
          <w:sz w:val="24"/>
          <w:szCs w:val="24"/>
          <w:lang w:val="en-GB"/>
        </w:rPr>
      </w:pPr>
    </w:p>
    <w:p w14:paraId="42AB70CD" w14:textId="225AFB41" w:rsidR="00634012" w:rsidRPr="00634012" w:rsidDel="00634012" w:rsidRDefault="00670436" w:rsidP="00634012">
      <w:pPr>
        <w:pStyle w:val="Listenabsatz"/>
        <w:numPr>
          <w:ilvl w:val="1"/>
          <w:numId w:val="6"/>
        </w:numPr>
        <w:spacing w:line="276" w:lineRule="auto"/>
        <w:jc w:val="both"/>
        <w:rPr>
          <w:del w:id="6" w:author="Autor"/>
          <w:rFonts w:ascii="Times New Roman" w:hAnsi="Times New Roman" w:cs="Times New Roman"/>
          <w:sz w:val="24"/>
          <w:szCs w:val="24"/>
          <w:lang w:val="en-GB"/>
        </w:rPr>
      </w:pPr>
      <w:r w:rsidRPr="00634012">
        <w:rPr>
          <w:rFonts w:ascii="Times New Roman" w:hAnsi="Times New Roman" w:cs="Times New Roman"/>
          <w:sz w:val="24"/>
          <w:szCs w:val="24"/>
          <w:lang w:val="en-GB"/>
        </w:rPr>
        <w:t>Work on</w:t>
      </w:r>
      <w:r w:rsidR="00FA63A7" w:rsidRPr="00634012">
        <w:rPr>
          <w:rFonts w:ascii="Times New Roman" w:hAnsi="Times New Roman" w:cs="Times New Roman"/>
          <w:sz w:val="24"/>
          <w:szCs w:val="24"/>
          <w:lang w:val="en-GB"/>
        </w:rPr>
        <w:t xml:space="preserve"> options </w:t>
      </w:r>
      <w:r w:rsidR="00F67594" w:rsidRPr="00634012">
        <w:rPr>
          <w:rFonts w:ascii="Times New Roman" w:hAnsi="Times New Roman" w:cs="Times New Roman"/>
          <w:sz w:val="24"/>
          <w:szCs w:val="24"/>
          <w:lang w:val="en-GB"/>
        </w:rPr>
        <w:t xml:space="preserve">for innovative </w:t>
      </w:r>
      <w:r w:rsidR="00FA63A7" w:rsidRPr="00634012">
        <w:rPr>
          <w:rFonts w:ascii="Times New Roman" w:hAnsi="Times New Roman" w:cs="Times New Roman"/>
          <w:sz w:val="24"/>
          <w:szCs w:val="24"/>
          <w:lang w:val="en-GB"/>
        </w:rPr>
        <w:t>tax</w:t>
      </w:r>
      <w:r w:rsidR="00F67594" w:rsidRPr="00634012">
        <w:rPr>
          <w:rFonts w:ascii="Times New Roman" w:hAnsi="Times New Roman" w:cs="Times New Roman"/>
          <w:sz w:val="24"/>
          <w:szCs w:val="24"/>
          <w:lang w:val="en-GB"/>
        </w:rPr>
        <w:t xml:space="preserve">es, </w:t>
      </w:r>
      <w:ins w:id="7" w:author="Autor">
        <w:r w:rsidR="00634012" w:rsidRPr="00634012">
          <w:rPr>
            <w:rFonts w:ascii="Times New Roman" w:hAnsi="Times New Roman" w:cs="Times New Roman"/>
            <w:sz w:val="24"/>
            <w:szCs w:val="24"/>
            <w:lang w:val="en-GB"/>
          </w:rPr>
          <w:t xml:space="preserve">possibly focussing at first on some </w:t>
        </w:r>
      </w:ins>
      <w:del w:id="8" w:author="Autor">
        <w:r w:rsidR="00F67594" w:rsidRPr="00634012" w:rsidDel="00634012">
          <w:rPr>
            <w:rFonts w:ascii="Times New Roman" w:hAnsi="Times New Roman" w:cs="Times New Roman"/>
            <w:sz w:val="24"/>
            <w:szCs w:val="24"/>
            <w:lang w:val="en-GB"/>
          </w:rPr>
          <w:delText xml:space="preserve">with a focus on the </w:delText>
        </w:r>
      </w:del>
      <w:r w:rsidR="00F67594" w:rsidRPr="000E6D10">
        <w:rPr>
          <w:rFonts w:ascii="Times New Roman" w:hAnsi="Times New Roman" w:cs="Times New Roman"/>
          <w:sz w:val="24"/>
          <w:szCs w:val="24"/>
          <w:lang w:val="en-GB"/>
        </w:rPr>
        <w:t>large</w:t>
      </w:r>
      <w:del w:id="9" w:author="Autor">
        <w:r w:rsidR="00F67594" w:rsidRPr="000E6D10" w:rsidDel="00634012">
          <w:rPr>
            <w:rFonts w:ascii="Times New Roman" w:hAnsi="Times New Roman" w:cs="Times New Roman"/>
            <w:sz w:val="24"/>
            <w:szCs w:val="24"/>
            <w:lang w:val="en-GB"/>
          </w:rPr>
          <w:delText>st</w:delText>
        </w:r>
      </w:del>
      <w:r w:rsidR="00F67594" w:rsidRPr="000E6D10">
        <w:rPr>
          <w:rFonts w:ascii="Times New Roman" w:hAnsi="Times New Roman" w:cs="Times New Roman"/>
          <w:sz w:val="24"/>
          <w:szCs w:val="24"/>
          <w:lang w:val="en-GB"/>
        </w:rPr>
        <w:t xml:space="preserve"> GHG-emitting sectors</w:t>
      </w:r>
      <w:ins w:id="10" w:author="Autor">
        <w:r w:rsidR="00634012" w:rsidRPr="000E6D10">
          <w:rPr>
            <w:rFonts w:ascii="Times New Roman" w:hAnsi="Times New Roman" w:cs="Times New Roman"/>
            <w:sz w:val="24"/>
            <w:szCs w:val="24"/>
            <w:lang w:val="en-GB"/>
          </w:rPr>
          <w:t xml:space="preserve"> with ambitious reduction targets, thus creating positive examples and replicable models. Besides facilitating decarbonisation in the respective sector, </w:t>
        </w:r>
      </w:ins>
      <w:del w:id="11" w:author="Autor">
        <w:r w:rsidR="00F67594" w:rsidRPr="000E6D10" w:rsidDel="00634012">
          <w:rPr>
            <w:rFonts w:ascii="Times New Roman" w:hAnsi="Times New Roman" w:cs="Times New Roman"/>
            <w:sz w:val="24"/>
            <w:szCs w:val="24"/>
            <w:lang w:val="en-GB"/>
          </w:rPr>
          <w:delText>, whose</w:delText>
        </w:r>
        <w:r w:rsidR="00FA63A7" w:rsidRPr="00FF135F" w:rsidDel="00634012">
          <w:rPr>
            <w:rFonts w:ascii="Times New Roman" w:hAnsi="Times New Roman" w:cs="Times New Roman"/>
            <w:sz w:val="24"/>
            <w:szCs w:val="24"/>
            <w:lang w:val="en-GB"/>
          </w:rPr>
          <w:delText xml:space="preserve"> </w:delText>
        </w:r>
      </w:del>
      <w:r w:rsidR="00FA63A7" w:rsidRPr="00FF135F">
        <w:rPr>
          <w:rFonts w:ascii="Times New Roman" w:hAnsi="Times New Roman" w:cs="Times New Roman"/>
          <w:sz w:val="24"/>
          <w:szCs w:val="24"/>
          <w:lang w:val="en-GB"/>
        </w:rPr>
        <w:t xml:space="preserve">proceeds </w:t>
      </w:r>
      <w:ins w:id="12" w:author="Autor">
        <w:r w:rsidR="00634012" w:rsidRPr="00FF135F">
          <w:rPr>
            <w:rFonts w:ascii="Times New Roman" w:hAnsi="Times New Roman" w:cs="Times New Roman"/>
            <w:sz w:val="24"/>
            <w:szCs w:val="24"/>
            <w:lang w:val="en-GB"/>
          </w:rPr>
          <w:t xml:space="preserve">could also partly be used for supporting broader development goals as well as just and resilient transitions, particularly in the most vulnerable countries. </w:t>
        </w:r>
      </w:ins>
      <w:del w:id="13" w:author="Autor">
        <w:r w:rsidR="00F67594" w:rsidRPr="00FF135F" w:rsidDel="00634012">
          <w:rPr>
            <w:rFonts w:ascii="Times New Roman" w:hAnsi="Times New Roman" w:cs="Times New Roman"/>
            <w:sz w:val="24"/>
            <w:szCs w:val="24"/>
            <w:lang w:val="en-GB"/>
          </w:rPr>
          <w:delText xml:space="preserve">could be channelled </w:delText>
        </w:r>
        <w:r w:rsidR="00FA63A7" w:rsidRPr="00FF135F" w:rsidDel="00634012">
          <w:rPr>
            <w:rFonts w:ascii="Times New Roman" w:hAnsi="Times New Roman" w:cs="Times New Roman"/>
            <w:sz w:val="24"/>
            <w:szCs w:val="24"/>
            <w:lang w:val="en-GB"/>
          </w:rPr>
          <w:delText xml:space="preserve">to international climate finance, specifically targeting adaptation and actions responding to loss and damages ; </w:delText>
        </w:r>
      </w:del>
    </w:p>
    <w:p w14:paraId="426109BB" w14:textId="12AE6F97" w:rsidR="000D2971" w:rsidRDefault="000D2971" w:rsidP="00F67594">
      <w:pPr>
        <w:pStyle w:val="Listenabsatz"/>
        <w:numPr>
          <w:ilvl w:val="1"/>
          <w:numId w:val="6"/>
        </w:numPr>
        <w:spacing w:line="276" w:lineRule="auto"/>
        <w:jc w:val="both"/>
        <w:rPr>
          <w:rFonts w:ascii="Times New Roman" w:hAnsi="Times New Roman" w:cs="Times New Roman"/>
          <w:sz w:val="24"/>
          <w:szCs w:val="24"/>
          <w:lang w:val="en-GB"/>
        </w:rPr>
      </w:pPr>
      <w:commentRangeStart w:id="14"/>
      <w:del w:id="15" w:author="Autor">
        <w:r w:rsidDel="00634012">
          <w:rPr>
            <w:rFonts w:ascii="Times New Roman" w:hAnsi="Times New Roman" w:cs="Times New Roman"/>
            <w:sz w:val="24"/>
            <w:szCs w:val="24"/>
            <w:lang w:val="en-GB"/>
          </w:rPr>
          <w:delText>Seek to establish a coalition of additional</w:delText>
        </w:r>
        <w:r w:rsidR="00F67594" w:rsidDel="00634012">
          <w:rPr>
            <w:rFonts w:ascii="Times New Roman" w:hAnsi="Times New Roman" w:cs="Times New Roman"/>
            <w:sz w:val="24"/>
            <w:szCs w:val="24"/>
            <w:lang w:val="en-GB"/>
          </w:rPr>
          <w:delText>/new</w:delText>
        </w:r>
        <w:r w:rsidDel="00634012">
          <w:rPr>
            <w:rFonts w:ascii="Times New Roman" w:hAnsi="Times New Roman" w:cs="Times New Roman"/>
            <w:sz w:val="24"/>
            <w:szCs w:val="24"/>
            <w:lang w:val="en-GB"/>
          </w:rPr>
          <w:delText xml:space="preserve"> contributors supporting countri</w:delText>
        </w:r>
        <w:r w:rsidR="00F67594" w:rsidDel="00634012">
          <w:rPr>
            <w:rFonts w:ascii="Times New Roman" w:hAnsi="Times New Roman" w:cs="Times New Roman"/>
            <w:sz w:val="24"/>
            <w:szCs w:val="24"/>
            <w:lang w:val="en-GB"/>
          </w:rPr>
          <w:delText>es vulnerable to climate change</w:delText>
        </w:r>
        <w:r w:rsidDel="00634012">
          <w:rPr>
            <w:rFonts w:ascii="Times New Roman" w:hAnsi="Times New Roman" w:cs="Times New Roman"/>
            <w:sz w:val="24"/>
            <w:szCs w:val="24"/>
            <w:lang w:val="en-GB"/>
          </w:rPr>
          <w:delText>.</w:delText>
        </w:r>
      </w:del>
      <w:r>
        <w:rPr>
          <w:rFonts w:ascii="Times New Roman" w:hAnsi="Times New Roman" w:cs="Times New Roman"/>
          <w:sz w:val="24"/>
          <w:szCs w:val="24"/>
          <w:lang w:val="en-GB"/>
        </w:rPr>
        <w:t xml:space="preserve"> </w:t>
      </w:r>
      <w:commentRangeEnd w:id="14"/>
      <w:r w:rsidR="00477992">
        <w:rPr>
          <w:rStyle w:val="Kommentarzeichen"/>
        </w:rPr>
        <w:commentReference w:id="14"/>
      </w:r>
    </w:p>
    <w:p w14:paraId="69C58891" w14:textId="77777777" w:rsidR="000D2971" w:rsidRDefault="000D2971" w:rsidP="000D2971">
      <w:pPr>
        <w:pStyle w:val="Listenabsatz"/>
        <w:spacing w:line="276" w:lineRule="auto"/>
        <w:ind w:left="1440"/>
        <w:jc w:val="both"/>
        <w:rPr>
          <w:rFonts w:ascii="Times New Roman" w:hAnsi="Times New Roman" w:cs="Times New Roman"/>
          <w:sz w:val="24"/>
          <w:szCs w:val="24"/>
          <w:lang w:val="en-GB"/>
        </w:rPr>
      </w:pPr>
    </w:p>
    <w:p w14:paraId="147FDC4D" w14:textId="3BE17649" w:rsidR="00FA63A7" w:rsidRDefault="00FA63A7" w:rsidP="00FA63A7">
      <w:pPr>
        <w:pStyle w:val="Listenabsatz"/>
        <w:numPr>
          <w:ilvl w:val="0"/>
          <w:numId w:val="6"/>
        </w:numPr>
        <w:spacing w:line="276" w:lineRule="auto"/>
        <w:jc w:val="both"/>
        <w:rPr>
          <w:rFonts w:ascii="Times New Roman" w:hAnsi="Times New Roman" w:cs="Times New Roman"/>
          <w:sz w:val="24"/>
          <w:szCs w:val="24"/>
          <w:lang w:val="en-GB"/>
        </w:rPr>
      </w:pPr>
      <w:r>
        <w:rPr>
          <w:rFonts w:ascii="Times New Roman" w:hAnsi="Times New Roman" w:cs="Times New Roman"/>
          <w:sz w:val="24"/>
          <w:szCs w:val="24"/>
          <w:u w:val="single"/>
          <w:lang w:val="en-GB"/>
        </w:rPr>
        <w:t>During the IMO’s MEPC 80</w:t>
      </w:r>
      <w:r w:rsidR="00F67594">
        <w:rPr>
          <w:rFonts w:ascii="Times New Roman" w:hAnsi="Times New Roman" w:cs="Times New Roman"/>
          <w:sz w:val="24"/>
          <w:szCs w:val="24"/>
          <w:lang w:val="en-GB"/>
        </w:rPr>
        <w:t>: adopt</w:t>
      </w:r>
      <w:r w:rsidRPr="006C65B1">
        <w:rPr>
          <w:rFonts w:ascii="Times New Roman" w:hAnsi="Times New Roman" w:cs="Times New Roman"/>
          <w:sz w:val="24"/>
          <w:szCs w:val="24"/>
          <w:lang w:val="en-GB"/>
        </w:rPr>
        <w:t xml:space="preserve"> of an ambitious revised IMO GHG Strategy that places the sector on a pathway consistent with the goal to limit global temperature rise to 1.5 degrees. </w:t>
      </w:r>
      <w:commentRangeStart w:id="17"/>
      <w:r w:rsidR="00F67594">
        <w:rPr>
          <w:rFonts w:ascii="Times New Roman" w:hAnsi="Times New Roman" w:cs="Times New Roman"/>
          <w:sz w:val="24"/>
          <w:szCs w:val="24"/>
          <w:lang w:val="en-GB"/>
        </w:rPr>
        <w:t xml:space="preserve">[XX countries] </w:t>
      </w:r>
      <w:commentRangeEnd w:id="17"/>
      <w:r w:rsidR="00F67594">
        <w:rPr>
          <w:rStyle w:val="Kommentarzeichen"/>
        </w:rPr>
        <w:commentReference w:id="17"/>
      </w:r>
      <w:r>
        <w:rPr>
          <w:rFonts w:ascii="Times New Roman" w:hAnsi="Times New Roman" w:cs="Times New Roman"/>
          <w:sz w:val="24"/>
          <w:szCs w:val="24"/>
          <w:lang w:val="en-GB"/>
        </w:rPr>
        <w:t>also support adopting the principle of a levy on the GHG emissions of the international maritime transport sector, as part of a basket of measures to implement this strategy.</w:t>
      </w:r>
    </w:p>
    <w:p w14:paraId="08332D6C" w14:textId="77777777" w:rsidR="00FA63A7" w:rsidRPr="006C65B1" w:rsidRDefault="00FA63A7" w:rsidP="00FA63A7">
      <w:pPr>
        <w:pStyle w:val="Listenabsatz"/>
        <w:spacing w:line="276" w:lineRule="auto"/>
        <w:jc w:val="both"/>
        <w:rPr>
          <w:rFonts w:ascii="Times New Roman" w:hAnsi="Times New Roman" w:cs="Times New Roman"/>
          <w:sz w:val="24"/>
          <w:szCs w:val="24"/>
          <w:lang w:val="en-GB"/>
        </w:rPr>
      </w:pPr>
    </w:p>
    <w:p w14:paraId="3B8571BE" w14:textId="22BF8970" w:rsidR="00670436" w:rsidRPr="00670436" w:rsidRDefault="00F67594" w:rsidP="00670436">
      <w:pPr>
        <w:pStyle w:val="Listenabsatz"/>
        <w:numPr>
          <w:ilvl w:val="0"/>
          <w:numId w:val="6"/>
        </w:numPr>
        <w:spacing w:line="276" w:lineRule="auto"/>
        <w:jc w:val="both"/>
        <w:rPr>
          <w:rFonts w:ascii="Times New Roman" w:hAnsi="Times New Roman" w:cs="Times New Roman"/>
          <w:sz w:val="24"/>
          <w:szCs w:val="24"/>
          <w:lang w:val="en-GB"/>
        </w:rPr>
      </w:pPr>
      <w:r>
        <w:rPr>
          <w:rFonts w:ascii="Times New Roman" w:hAnsi="Times New Roman" w:cs="Times New Roman"/>
          <w:sz w:val="24"/>
          <w:szCs w:val="24"/>
          <w:lang w:val="en-GB"/>
        </w:rPr>
        <w:t>[XX countries] also support the</w:t>
      </w:r>
      <w:r w:rsidR="00FA63A7">
        <w:rPr>
          <w:rFonts w:ascii="Times New Roman" w:hAnsi="Times New Roman" w:cs="Times New Roman"/>
          <w:sz w:val="24"/>
          <w:szCs w:val="24"/>
          <w:lang w:val="en-GB"/>
        </w:rPr>
        <w:t xml:space="preserve"> launch</w:t>
      </w:r>
      <w:r>
        <w:rPr>
          <w:rFonts w:ascii="Times New Roman" w:hAnsi="Times New Roman" w:cs="Times New Roman"/>
          <w:sz w:val="24"/>
          <w:szCs w:val="24"/>
          <w:lang w:val="en-GB"/>
        </w:rPr>
        <w:t xml:space="preserve">, </w:t>
      </w:r>
      <w:r w:rsidRPr="00F67594">
        <w:rPr>
          <w:rFonts w:ascii="Times New Roman" w:hAnsi="Times New Roman" w:cs="Times New Roman"/>
          <w:sz w:val="24"/>
          <w:szCs w:val="24"/>
          <w:u w:val="single"/>
          <w:lang w:val="en-GB"/>
        </w:rPr>
        <w:t>by the end of 2023</w:t>
      </w:r>
      <w:r>
        <w:rPr>
          <w:rFonts w:ascii="Times New Roman" w:hAnsi="Times New Roman" w:cs="Times New Roman"/>
          <w:sz w:val="24"/>
          <w:szCs w:val="24"/>
          <w:lang w:val="en-GB"/>
        </w:rPr>
        <w:t>,</w:t>
      </w:r>
      <w:r w:rsidR="00FA63A7">
        <w:rPr>
          <w:rFonts w:ascii="Times New Roman" w:hAnsi="Times New Roman" w:cs="Times New Roman"/>
          <w:sz w:val="24"/>
          <w:szCs w:val="24"/>
          <w:lang w:val="en-GB"/>
        </w:rPr>
        <w:t xml:space="preserve"> </w:t>
      </w:r>
      <w:r>
        <w:rPr>
          <w:rFonts w:ascii="Times New Roman" w:hAnsi="Times New Roman" w:cs="Times New Roman"/>
          <w:sz w:val="24"/>
          <w:szCs w:val="24"/>
          <w:lang w:val="en-GB"/>
        </w:rPr>
        <w:t>of a</w:t>
      </w:r>
      <w:r w:rsidR="00FA63A7">
        <w:rPr>
          <w:rFonts w:ascii="Times New Roman" w:hAnsi="Times New Roman" w:cs="Times New Roman"/>
          <w:sz w:val="24"/>
          <w:szCs w:val="24"/>
          <w:lang w:val="en-GB"/>
        </w:rPr>
        <w:t xml:space="preserve"> comprehensive impact assessment of the basket of measures agreed upon at the MEPC80, as a next step for the approval of the levy in 2025 through the adoption of amendments to the MARPOL convention, with a view to implement the levy in 2027.</w:t>
      </w:r>
    </w:p>
    <w:p w14:paraId="1CCE9060" w14:textId="77777777" w:rsidR="00670436" w:rsidRPr="00670436" w:rsidRDefault="00670436" w:rsidP="00670436">
      <w:pPr>
        <w:pStyle w:val="Listenabsatz"/>
        <w:spacing w:line="276" w:lineRule="auto"/>
        <w:ind w:left="360"/>
        <w:jc w:val="both"/>
        <w:rPr>
          <w:rFonts w:ascii="Times New Roman" w:hAnsi="Times New Roman" w:cs="Times New Roman"/>
          <w:sz w:val="24"/>
          <w:szCs w:val="24"/>
          <w:lang w:val="en-GB"/>
        </w:rPr>
      </w:pPr>
    </w:p>
    <w:p w14:paraId="7F81AE02" w14:textId="77777777" w:rsidR="00E775BA" w:rsidRPr="006C65B1" w:rsidRDefault="002F4FE0" w:rsidP="00453C00">
      <w:pPr>
        <w:pStyle w:val="Listenabsatz"/>
        <w:numPr>
          <w:ilvl w:val="0"/>
          <w:numId w:val="3"/>
        </w:numPr>
        <w:spacing w:line="276" w:lineRule="auto"/>
        <w:jc w:val="both"/>
        <w:rPr>
          <w:rFonts w:ascii="Times New Roman" w:hAnsi="Times New Roman" w:cs="Times New Roman"/>
          <w:b/>
          <w:sz w:val="24"/>
          <w:szCs w:val="24"/>
          <w:u w:val="single"/>
          <w:lang w:val="en-GB"/>
        </w:rPr>
      </w:pPr>
      <w:r w:rsidRPr="006C65B1">
        <w:rPr>
          <w:rFonts w:ascii="Times New Roman" w:hAnsi="Times New Roman" w:cs="Times New Roman"/>
          <w:b/>
          <w:sz w:val="24"/>
          <w:szCs w:val="24"/>
          <w:u w:val="single"/>
          <w:lang w:val="en-GB"/>
        </w:rPr>
        <w:t xml:space="preserve">Make the most of pre-arranged finance to </w:t>
      </w:r>
      <w:r w:rsidR="003736BB" w:rsidRPr="006C65B1">
        <w:rPr>
          <w:rFonts w:ascii="Times New Roman" w:hAnsi="Times New Roman" w:cs="Times New Roman"/>
          <w:b/>
          <w:sz w:val="24"/>
          <w:szCs w:val="24"/>
          <w:u w:val="single"/>
          <w:lang w:val="en-GB"/>
        </w:rPr>
        <w:t>improve</w:t>
      </w:r>
      <w:r w:rsidRPr="006C65B1">
        <w:rPr>
          <w:rFonts w:ascii="Times New Roman" w:hAnsi="Times New Roman" w:cs="Times New Roman"/>
          <w:b/>
          <w:sz w:val="24"/>
          <w:szCs w:val="24"/>
          <w:u w:val="single"/>
          <w:lang w:val="en-GB"/>
        </w:rPr>
        <w:t xml:space="preserve"> access, management and delivery of resources in a preventive approach </w:t>
      </w:r>
      <w:r w:rsidR="00453C00" w:rsidRPr="006C65B1">
        <w:rPr>
          <w:rFonts w:ascii="Times New Roman" w:hAnsi="Times New Roman" w:cs="Times New Roman"/>
          <w:b/>
          <w:sz w:val="24"/>
          <w:szCs w:val="24"/>
          <w:u w:val="single"/>
          <w:lang w:val="en-GB"/>
        </w:rPr>
        <w:t xml:space="preserve">to extreme weather events. </w:t>
      </w:r>
    </w:p>
    <w:p w14:paraId="4B872803" w14:textId="4014300E" w:rsidR="00DD3214" w:rsidRPr="007B4E33" w:rsidRDefault="007B4E33" w:rsidP="00453C00">
      <w:pPr>
        <w:spacing w:line="276" w:lineRule="auto"/>
        <w:jc w:val="both"/>
        <w:rPr>
          <w:rFonts w:ascii="Times New Roman" w:hAnsi="Times New Roman" w:cs="Times New Roman"/>
          <w:i/>
          <w:sz w:val="24"/>
          <w:szCs w:val="24"/>
          <w:lang w:val="en-GB"/>
        </w:rPr>
      </w:pPr>
      <w:r w:rsidRPr="007B4E33">
        <w:rPr>
          <w:rFonts w:ascii="Times New Roman" w:hAnsi="Times New Roman" w:cs="Times New Roman"/>
          <w:i/>
          <w:sz w:val="24"/>
          <w:szCs w:val="24"/>
          <w:lang w:val="en-GB"/>
        </w:rPr>
        <w:t xml:space="preserve">Rising debt significantly constrains available liquidity and </w:t>
      </w:r>
      <w:r>
        <w:rPr>
          <w:rFonts w:ascii="Times New Roman" w:hAnsi="Times New Roman" w:cs="Times New Roman"/>
          <w:i/>
          <w:sz w:val="24"/>
          <w:szCs w:val="24"/>
          <w:lang w:val="en-GB"/>
        </w:rPr>
        <w:t>can significantly limit</w:t>
      </w:r>
      <w:r w:rsidRPr="007B4E33">
        <w:rPr>
          <w:rFonts w:ascii="Times New Roman" w:hAnsi="Times New Roman" w:cs="Times New Roman"/>
          <w:i/>
          <w:sz w:val="24"/>
          <w:szCs w:val="24"/>
          <w:lang w:val="en-GB"/>
        </w:rPr>
        <w:t xml:space="preserve"> scope for investing in climate change mitigation and adaptation action, in comparison with urgent development or reconstruction needs. In turn, accelerating climate change and a failure to adapt to its impacts lead to higher costs through climate-related disasters. The global financial architecture needs to take this correlation</w:t>
      </w:r>
      <w:r>
        <w:rPr>
          <w:rFonts w:ascii="Times New Roman" w:hAnsi="Times New Roman" w:cs="Times New Roman"/>
          <w:i/>
          <w:sz w:val="24"/>
          <w:szCs w:val="24"/>
          <w:lang w:val="en-GB"/>
        </w:rPr>
        <w:t xml:space="preserve"> into account</w:t>
      </w:r>
      <w:r w:rsidRPr="007B4E33">
        <w:rPr>
          <w:rFonts w:ascii="Times New Roman" w:hAnsi="Times New Roman" w:cs="Times New Roman"/>
          <w:i/>
          <w:sz w:val="24"/>
          <w:szCs w:val="24"/>
          <w:lang w:val="en-GB"/>
        </w:rPr>
        <w:t xml:space="preserve"> and provide a much more robust global safety net both to diminish the impact of natural catastrophes and to ensure sufficient liquidity at times of distress. </w:t>
      </w:r>
      <w:r>
        <w:rPr>
          <w:rFonts w:ascii="Times New Roman" w:hAnsi="Times New Roman" w:cs="Times New Roman"/>
          <w:i/>
          <w:sz w:val="24"/>
          <w:szCs w:val="24"/>
          <w:lang w:val="en-GB"/>
        </w:rPr>
        <w:t>Scaling-</w:t>
      </w:r>
      <w:r w:rsidR="00453C00" w:rsidRPr="007B4E33">
        <w:rPr>
          <w:rFonts w:ascii="Times New Roman" w:hAnsi="Times New Roman" w:cs="Times New Roman"/>
          <w:i/>
          <w:sz w:val="24"/>
          <w:szCs w:val="24"/>
          <w:lang w:val="en-GB"/>
        </w:rPr>
        <w:t xml:space="preserve">up pre-arranged finance (parametric and similar trigger-based instruments) in public and private financial instruments </w:t>
      </w:r>
      <w:r>
        <w:rPr>
          <w:rFonts w:ascii="Times New Roman" w:hAnsi="Times New Roman" w:cs="Times New Roman"/>
          <w:i/>
          <w:sz w:val="24"/>
          <w:szCs w:val="24"/>
          <w:lang w:val="en-GB"/>
        </w:rPr>
        <w:t xml:space="preserve">is instrumental to shift from </w:t>
      </w:r>
      <w:r w:rsidR="00453C00" w:rsidRPr="007B4E33">
        <w:rPr>
          <w:rFonts w:ascii="Times New Roman" w:hAnsi="Times New Roman" w:cs="Times New Roman"/>
          <w:i/>
          <w:sz w:val="24"/>
          <w:szCs w:val="24"/>
          <w:lang w:val="en-GB"/>
        </w:rPr>
        <w:t>ex-post assessments and response</w:t>
      </w:r>
      <w:r>
        <w:rPr>
          <w:rFonts w:ascii="Times New Roman" w:hAnsi="Times New Roman" w:cs="Times New Roman"/>
          <w:i/>
          <w:sz w:val="24"/>
          <w:szCs w:val="24"/>
          <w:lang w:val="en-GB"/>
        </w:rPr>
        <w:t xml:space="preserve"> to an ex ante approach</w:t>
      </w:r>
      <w:r w:rsidR="002707BA" w:rsidRPr="007B4E33">
        <w:rPr>
          <w:rFonts w:ascii="Times New Roman" w:hAnsi="Times New Roman" w:cs="Times New Roman"/>
          <w:i/>
          <w:sz w:val="24"/>
          <w:szCs w:val="24"/>
          <w:lang w:val="en-GB"/>
        </w:rPr>
        <w:t xml:space="preserve">, building on the development and implementation of national strategies for fiscal and material resilience. </w:t>
      </w:r>
      <w:r w:rsidR="00453C00" w:rsidRPr="007B4E33">
        <w:rPr>
          <w:rFonts w:ascii="Times New Roman" w:hAnsi="Times New Roman" w:cs="Times New Roman"/>
          <w:i/>
          <w:sz w:val="24"/>
          <w:szCs w:val="24"/>
          <w:lang w:val="en-GB"/>
        </w:rPr>
        <w:t xml:space="preserve"> </w:t>
      </w:r>
    </w:p>
    <w:p w14:paraId="1383A26C" w14:textId="533D7B12" w:rsidR="00E775BA" w:rsidRPr="006C65B1" w:rsidRDefault="00453C00" w:rsidP="00453C00">
      <w:pPr>
        <w:spacing w:line="276" w:lineRule="auto"/>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t xml:space="preserve">Key </w:t>
      </w:r>
      <w:r w:rsidR="00046996">
        <w:rPr>
          <w:rFonts w:ascii="Times New Roman" w:hAnsi="Times New Roman" w:cs="Times New Roman"/>
          <w:sz w:val="24"/>
          <w:szCs w:val="24"/>
          <w:u w:val="single"/>
          <w:lang w:val="en-GB"/>
        </w:rPr>
        <w:t>objective</w:t>
      </w:r>
      <w:r w:rsidRPr="006C65B1">
        <w:rPr>
          <w:rFonts w:ascii="Times New Roman" w:hAnsi="Times New Roman" w:cs="Times New Roman"/>
          <w:sz w:val="24"/>
          <w:szCs w:val="24"/>
          <w:u w:val="single"/>
          <w:lang w:val="en-GB"/>
        </w:rPr>
        <w:t>s</w:t>
      </w:r>
      <w:r w:rsidR="00046996">
        <w:rPr>
          <w:rFonts w:ascii="Times New Roman" w:hAnsi="Times New Roman" w:cs="Times New Roman"/>
          <w:sz w:val="24"/>
          <w:szCs w:val="24"/>
          <w:u w:val="single"/>
          <w:lang w:val="en-GB"/>
        </w:rPr>
        <w:t xml:space="preserve"> and milestones</w:t>
      </w:r>
      <w:r w:rsidRPr="006C65B1">
        <w:rPr>
          <w:rFonts w:ascii="Times New Roman" w:hAnsi="Times New Roman" w:cs="Times New Roman"/>
          <w:sz w:val="24"/>
          <w:szCs w:val="24"/>
          <w:lang w:val="en-GB"/>
        </w:rPr>
        <w:t xml:space="preserve">: </w:t>
      </w:r>
    </w:p>
    <w:p w14:paraId="079270B7" w14:textId="61845CDB" w:rsidR="00D71760" w:rsidRDefault="00453C00" w:rsidP="00453C00">
      <w:pPr>
        <w:pStyle w:val="Listenabsatz"/>
        <w:numPr>
          <w:ilvl w:val="0"/>
          <w:numId w:val="7"/>
        </w:numPr>
        <w:spacing w:line="276" w:lineRule="auto"/>
        <w:jc w:val="both"/>
        <w:rPr>
          <w:ins w:id="18" w:author="Autor"/>
          <w:rFonts w:ascii="Times New Roman" w:hAnsi="Times New Roman" w:cs="Times New Roman"/>
          <w:sz w:val="24"/>
          <w:szCs w:val="24"/>
          <w:lang w:val="en-GB"/>
        </w:rPr>
      </w:pPr>
      <w:r w:rsidRPr="00D71760">
        <w:rPr>
          <w:rFonts w:ascii="Times New Roman" w:hAnsi="Times New Roman" w:cs="Times New Roman"/>
          <w:sz w:val="24"/>
          <w:szCs w:val="24"/>
          <w:u w:val="single"/>
          <w:lang w:val="en-GB"/>
        </w:rPr>
        <w:t>At the Summit on a new Global Financing Pact:</w:t>
      </w:r>
      <w:r w:rsidRPr="00D71760">
        <w:rPr>
          <w:rFonts w:ascii="Times New Roman" w:hAnsi="Times New Roman" w:cs="Times New Roman"/>
          <w:sz w:val="24"/>
          <w:szCs w:val="24"/>
          <w:lang w:val="en-GB"/>
        </w:rPr>
        <w:t xml:space="preserve"> </w:t>
      </w:r>
      <w:r w:rsidR="007B4E33">
        <w:rPr>
          <w:rFonts w:ascii="Times New Roman" w:hAnsi="Times New Roman" w:cs="Times New Roman"/>
          <w:sz w:val="24"/>
          <w:szCs w:val="24"/>
          <w:lang w:val="en-GB"/>
        </w:rPr>
        <w:t xml:space="preserve">new </w:t>
      </w:r>
      <w:r w:rsidR="00DD3214" w:rsidRPr="00D71760">
        <w:rPr>
          <w:rFonts w:ascii="Times New Roman" w:hAnsi="Times New Roman" w:cs="Times New Roman"/>
          <w:sz w:val="24"/>
          <w:szCs w:val="24"/>
          <w:lang w:val="en-GB"/>
        </w:rPr>
        <w:t>c</w:t>
      </w:r>
      <w:r w:rsidRPr="00D71760">
        <w:rPr>
          <w:rFonts w:ascii="Times New Roman" w:hAnsi="Times New Roman" w:cs="Times New Roman"/>
          <w:sz w:val="24"/>
          <w:szCs w:val="24"/>
          <w:lang w:val="en-GB"/>
        </w:rPr>
        <w:t>ommitments to support the Global Shield against Climate Risks in climate-vulnerable countries by public and private donors, International Financial Institutions (IFIs) and UN agencies</w:t>
      </w:r>
      <w:r w:rsidR="002707BA" w:rsidRPr="00D71760">
        <w:rPr>
          <w:rFonts w:ascii="Times New Roman" w:hAnsi="Times New Roman" w:cs="Times New Roman"/>
          <w:sz w:val="24"/>
          <w:szCs w:val="24"/>
          <w:lang w:val="en-GB"/>
        </w:rPr>
        <w:t xml:space="preserve">. </w:t>
      </w:r>
    </w:p>
    <w:p w14:paraId="6C6A632C" w14:textId="0F2214E5" w:rsidR="00A14F21" w:rsidDel="00A14F21" w:rsidRDefault="00A14F21" w:rsidP="00A14F21">
      <w:pPr>
        <w:pStyle w:val="Listenabsatz"/>
        <w:spacing w:line="276" w:lineRule="auto"/>
        <w:ind w:left="360"/>
        <w:jc w:val="both"/>
        <w:rPr>
          <w:del w:id="19" w:author="Autor"/>
          <w:rFonts w:ascii="Times New Roman" w:hAnsi="Times New Roman" w:cs="Times New Roman"/>
          <w:sz w:val="24"/>
          <w:szCs w:val="24"/>
          <w:lang w:val="en-GB"/>
        </w:rPr>
      </w:pPr>
      <w:ins w:id="20" w:author="Autor">
        <w:r w:rsidRPr="00A14F21">
          <w:rPr>
            <w:rFonts w:ascii="Times New Roman" w:hAnsi="Times New Roman" w:cs="Times New Roman"/>
            <w:sz w:val="24"/>
            <w:szCs w:val="24"/>
            <w:lang w:val="en-GB"/>
          </w:rPr>
          <w:lastRenderedPageBreak/>
          <w:t>Donor grant commitments to the Global Shield against Climate Risks have amounted to 270 million € so far. Based on earlier experience / averages applied to the group of pathfinder countries, this can be expected to leverage 2.9 billion € of additional concessionary finance (from MDBs and others) and mobilize around 5.1 bill</w:t>
        </w:r>
        <w:r>
          <w:rPr>
            <w:rFonts w:ascii="Times New Roman" w:hAnsi="Times New Roman" w:cs="Times New Roman"/>
            <w:sz w:val="24"/>
            <w:szCs w:val="24"/>
            <w:lang w:val="en-GB"/>
          </w:rPr>
          <w:t>ion € of private risk capacity.</w:t>
        </w:r>
      </w:ins>
    </w:p>
    <w:p w14:paraId="201C9706" w14:textId="77777777" w:rsidR="00D71760" w:rsidRDefault="00D71760" w:rsidP="00D71760">
      <w:pPr>
        <w:pStyle w:val="Listenabsatz"/>
        <w:spacing w:line="276" w:lineRule="auto"/>
        <w:jc w:val="both"/>
        <w:rPr>
          <w:rFonts w:ascii="Times New Roman" w:hAnsi="Times New Roman" w:cs="Times New Roman"/>
          <w:sz w:val="24"/>
          <w:szCs w:val="24"/>
          <w:lang w:val="en-GB"/>
        </w:rPr>
      </w:pPr>
    </w:p>
    <w:p w14:paraId="21C866CD" w14:textId="27B8D71B" w:rsidR="00D71760" w:rsidRPr="009B054A" w:rsidRDefault="00D71760" w:rsidP="00453C00">
      <w:pPr>
        <w:pStyle w:val="Listenabsatz"/>
        <w:numPr>
          <w:ilvl w:val="0"/>
          <w:numId w:val="7"/>
        </w:numPr>
        <w:spacing w:line="276" w:lineRule="auto"/>
        <w:jc w:val="both"/>
        <w:rPr>
          <w:rFonts w:ascii="Times New Roman" w:hAnsi="Times New Roman" w:cs="Times New Roman"/>
          <w:sz w:val="24"/>
          <w:szCs w:val="24"/>
          <w:lang w:val="en-GB"/>
        </w:rPr>
      </w:pPr>
      <w:r w:rsidRPr="009B054A">
        <w:rPr>
          <w:rFonts w:ascii="Times New Roman" w:hAnsi="Times New Roman" w:cs="Times New Roman"/>
          <w:sz w:val="24"/>
          <w:szCs w:val="24"/>
          <w:u w:val="single"/>
          <w:lang w:val="en-GB"/>
        </w:rPr>
        <w:t>By COP28</w:t>
      </w:r>
      <w:r w:rsidRPr="009B054A">
        <w:rPr>
          <w:rFonts w:ascii="Times New Roman" w:hAnsi="Times New Roman" w:cs="Times New Roman"/>
          <w:sz w:val="24"/>
          <w:szCs w:val="24"/>
          <w:lang w:val="en-GB"/>
        </w:rPr>
        <w:t xml:space="preserve">: </w:t>
      </w:r>
      <w:del w:id="21" w:author="Autor">
        <w:r w:rsidR="009B054A" w:rsidDel="0049112F">
          <w:rPr>
            <w:rFonts w:ascii="Times New Roman" w:hAnsi="Times New Roman" w:cs="Times New Roman"/>
            <w:sz w:val="24"/>
            <w:szCs w:val="24"/>
            <w:lang w:val="en-GB"/>
          </w:rPr>
          <w:delText>[placeholder for possible commitments’ objectives and/or results for the Global Shield]</w:delText>
        </w:r>
        <w:r w:rsidR="00A14F21" w:rsidDel="0049112F">
          <w:rPr>
            <w:rFonts w:ascii="Times New Roman" w:hAnsi="Times New Roman" w:cs="Times New Roman"/>
            <w:sz w:val="24"/>
            <w:szCs w:val="24"/>
            <w:lang w:val="en-GB"/>
          </w:rPr>
          <w:delText xml:space="preserve"> </w:delText>
        </w:r>
      </w:del>
      <w:ins w:id="22" w:author="Autor">
        <w:r w:rsidR="00A14F21">
          <w:rPr>
            <w:rFonts w:ascii="Times New Roman" w:hAnsi="Times New Roman" w:cs="Times New Roman"/>
            <w:sz w:val="24"/>
            <w:szCs w:val="24"/>
            <w:lang w:val="en-GB"/>
          </w:rPr>
          <w:t>make progress in preparing country protection packages in all eight pathfinder countries and the Pacific SIDS; commit first Global Shield funding; agree on prioritization methodology for selection further countries to be supported under the Global Shield.</w:t>
        </w:r>
      </w:ins>
    </w:p>
    <w:p w14:paraId="1AECC01A" w14:textId="77777777" w:rsidR="00D71760" w:rsidRPr="006C65B1" w:rsidRDefault="00D71760" w:rsidP="00D71760">
      <w:pPr>
        <w:pStyle w:val="Listenabsatz"/>
        <w:spacing w:line="276" w:lineRule="auto"/>
        <w:jc w:val="both"/>
        <w:rPr>
          <w:rFonts w:ascii="Times New Roman" w:hAnsi="Times New Roman" w:cs="Times New Roman"/>
          <w:sz w:val="24"/>
          <w:szCs w:val="24"/>
          <w:lang w:val="en-GB"/>
        </w:rPr>
      </w:pPr>
    </w:p>
    <w:p w14:paraId="0BE8E2D1" w14:textId="340CD1BA" w:rsidR="00004C97" w:rsidRPr="00DD3214" w:rsidRDefault="00262DC2" w:rsidP="00453C00">
      <w:pPr>
        <w:pStyle w:val="Listenabsatz"/>
        <w:numPr>
          <w:ilvl w:val="0"/>
          <w:numId w:val="3"/>
        </w:numPr>
        <w:spacing w:line="276" w:lineRule="auto"/>
        <w:jc w:val="both"/>
        <w:rPr>
          <w:rFonts w:ascii="Times New Roman" w:hAnsi="Times New Roman" w:cs="Times New Roman"/>
          <w:b/>
          <w:sz w:val="24"/>
          <w:szCs w:val="24"/>
          <w:u w:val="single"/>
          <w:lang w:val="en-GB"/>
        </w:rPr>
      </w:pPr>
      <w:r w:rsidRPr="006C65B1">
        <w:rPr>
          <w:rFonts w:ascii="Times New Roman" w:hAnsi="Times New Roman" w:cs="Times New Roman"/>
          <w:b/>
          <w:sz w:val="24"/>
          <w:szCs w:val="24"/>
          <w:u w:val="single"/>
          <w:lang w:val="en-GB"/>
        </w:rPr>
        <w:t xml:space="preserve">Exploit the potential of carbon markets in cutting greenhouse gas emissions and raising private </w:t>
      </w:r>
      <w:r w:rsidR="00046996">
        <w:rPr>
          <w:rFonts w:ascii="Times New Roman" w:hAnsi="Times New Roman" w:cs="Times New Roman"/>
          <w:b/>
          <w:sz w:val="24"/>
          <w:szCs w:val="24"/>
          <w:u w:val="single"/>
          <w:lang w:val="en-GB"/>
        </w:rPr>
        <w:t>finance for climate and nature</w:t>
      </w:r>
      <w:ins w:id="23" w:author="Autor">
        <w:r w:rsidR="00172427">
          <w:rPr>
            <w:rFonts w:ascii="Times New Roman" w:hAnsi="Times New Roman" w:cs="Times New Roman"/>
            <w:b/>
            <w:sz w:val="24"/>
            <w:szCs w:val="24"/>
            <w:u w:val="single"/>
            <w:lang w:val="en-GB"/>
          </w:rPr>
          <w:t xml:space="preserve"> in line with the Paris Agreement’s limit of 1.5 C</w:t>
        </w:r>
      </w:ins>
      <w:r w:rsidRPr="006C65B1">
        <w:rPr>
          <w:rFonts w:ascii="Times New Roman" w:hAnsi="Times New Roman" w:cs="Times New Roman"/>
          <w:b/>
          <w:sz w:val="24"/>
          <w:szCs w:val="24"/>
          <w:u w:val="single"/>
          <w:lang w:val="en-GB"/>
        </w:rPr>
        <w:t xml:space="preserve">. </w:t>
      </w:r>
    </w:p>
    <w:p w14:paraId="6C37A54F" w14:textId="2C4F6C50" w:rsidR="00E63A76" w:rsidRPr="009B054A" w:rsidRDefault="00046996" w:rsidP="00453C00">
      <w:pPr>
        <w:spacing w:line="276" w:lineRule="auto"/>
        <w:jc w:val="both"/>
        <w:rPr>
          <w:rFonts w:ascii="Times New Roman" w:hAnsi="Times New Roman" w:cs="Times New Roman"/>
          <w:i/>
          <w:sz w:val="24"/>
          <w:szCs w:val="24"/>
          <w:lang w:val="en-GB"/>
        </w:rPr>
      </w:pPr>
      <w:r>
        <w:rPr>
          <w:rFonts w:ascii="Times New Roman" w:hAnsi="Times New Roman" w:cs="Times New Roman"/>
          <w:i/>
          <w:sz w:val="24"/>
          <w:szCs w:val="24"/>
          <w:lang w:val="en-GB"/>
        </w:rPr>
        <w:t xml:space="preserve">The potential of carbon pricing to generate revenues and reduce GHG emissions was </w:t>
      </w:r>
      <w:r w:rsidR="00761FD6">
        <w:rPr>
          <w:rFonts w:ascii="Times New Roman" w:hAnsi="Times New Roman" w:cs="Times New Roman"/>
          <w:i/>
          <w:sz w:val="24"/>
          <w:szCs w:val="24"/>
          <w:lang w:val="en-GB"/>
        </w:rPr>
        <w:t>acknowledged</w:t>
      </w:r>
      <w:r>
        <w:rPr>
          <w:rFonts w:ascii="Times New Roman" w:hAnsi="Times New Roman" w:cs="Times New Roman"/>
          <w:i/>
          <w:sz w:val="24"/>
          <w:szCs w:val="24"/>
          <w:lang w:val="en-GB"/>
        </w:rPr>
        <w:t xml:space="preserve">. </w:t>
      </w:r>
      <w:r w:rsidRPr="009B054A">
        <w:rPr>
          <w:rFonts w:ascii="Times New Roman" w:hAnsi="Times New Roman" w:cs="Times New Roman"/>
          <w:i/>
          <w:sz w:val="24"/>
          <w:szCs w:val="24"/>
          <w:lang w:val="en-GB"/>
        </w:rPr>
        <w:t>WG4 participants discussed</w:t>
      </w:r>
      <w:r w:rsidR="00E63A76" w:rsidRPr="009B054A">
        <w:rPr>
          <w:rFonts w:ascii="Times New Roman" w:hAnsi="Times New Roman" w:cs="Times New Roman"/>
          <w:i/>
          <w:sz w:val="24"/>
          <w:szCs w:val="24"/>
          <w:lang w:val="en-GB"/>
        </w:rPr>
        <w:t xml:space="preserve"> actions that would</w:t>
      </w:r>
      <w:r w:rsidR="00761FD6">
        <w:rPr>
          <w:rFonts w:ascii="Times New Roman" w:hAnsi="Times New Roman" w:cs="Times New Roman"/>
          <w:i/>
          <w:sz w:val="24"/>
          <w:szCs w:val="24"/>
          <w:lang w:val="en-GB"/>
        </w:rPr>
        <w:t xml:space="preserve"> </w:t>
      </w:r>
      <w:r w:rsidR="00761FD6" w:rsidRPr="00761FD6">
        <w:rPr>
          <w:rFonts w:ascii="Times New Roman" w:hAnsi="Times New Roman" w:cs="Times New Roman"/>
          <w:i/>
          <w:sz w:val="24"/>
          <w:szCs w:val="24"/>
          <w:lang w:val="en-GB"/>
        </w:rPr>
        <w:t>expand and deepen carbon pricing and</w:t>
      </w:r>
      <w:r w:rsidR="00E63A76" w:rsidRPr="009B054A">
        <w:rPr>
          <w:rFonts w:ascii="Times New Roman" w:hAnsi="Times New Roman" w:cs="Times New Roman"/>
          <w:i/>
          <w:sz w:val="24"/>
          <w:szCs w:val="24"/>
          <w:lang w:val="en-GB"/>
        </w:rPr>
        <w:t xml:space="preserve"> allow both compliance markets and voluntary markets to further support the achievement of the Paris Agreement goals while providing much-needed financing to address the interdependent joint climate, biodiversity and development emergencies.</w:t>
      </w:r>
      <w:r>
        <w:rPr>
          <w:rFonts w:ascii="Times New Roman" w:hAnsi="Times New Roman" w:cs="Times New Roman"/>
          <w:i/>
          <w:sz w:val="24"/>
          <w:szCs w:val="24"/>
          <w:lang w:val="en-GB"/>
        </w:rPr>
        <w:t xml:space="preserve"> </w:t>
      </w:r>
    </w:p>
    <w:p w14:paraId="2DCDB1BA" w14:textId="1EBD4831" w:rsidR="00E63A76" w:rsidRPr="006C65B1" w:rsidRDefault="00E63A76" w:rsidP="00004C97">
      <w:pPr>
        <w:spacing w:line="276" w:lineRule="auto"/>
        <w:jc w:val="both"/>
        <w:rPr>
          <w:rFonts w:ascii="Times New Roman" w:hAnsi="Times New Roman" w:cs="Times New Roman"/>
          <w:sz w:val="24"/>
          <w:szCs w:val="24"/>
          <w:lang w:val="en-GB"/>
        </w:rPr>
      </w:pPr>
      <w:r w:rsidRPr="00DD3214">
        <w:rPr>
          <w:rFonts w:ascii="Times New Roman" w:hAnsi="Times New Roman" w:cs="Times New Roman"/>
          <w:sz w:val="24"/>
          <w:szCs w:val="24"/>
          <w:u w:val="single"/>
          <w:lang w:val="en-GB"/>
        </w:rPr>
        <w:t xml:space="preserve">Key </w:t>
      </w:r>
      <w:r w:rsidR="00046996">
        <w:rPr>
          <w:rFonts w:ascii="Times New Roman" w:hAnsi="Times New Roman" w:cs="Times New Roman"/>
          <w:sz w:val="24"/>
          <w:szCs w:val="24"/>
          <w:u w:val="single"/>
          <w:lang w:val="en-GB"/>
        </w:rPr>
        <w:t>objectives and milestones</w:t>
      </w:r>
      <w:r w:rsidRPr="006C65B1">
        <w:rPr>
          <w:rFonts w:ascii="Times New Roman" w:hAnsi="Times New Roman" w:cs="Times New Roman"/>
          <w:sz w:val="24"/>
          <w:szCs w:val="24"/>
          <w:lang w:val="en-GB"/>
        </w:rPr>
        <w:t xml:space="preserve">: </w:t>
      </w:r>
    </w:p>
    <w:p w14:paraId="4727EF55" w14:textId="5811CFB8" w:rsidR="00004C97" w:rsidRPr="00670436" w:rsidRDefault="00004C97" w:rsidP="00004C97">
      <w:pPr>
        <w:pStyle w:val="Listenabsatz"/>
        <w:numPr>
          <w:ilvl w:val="0"/>
          <w:numId w:val="7"/>
        </w:numPr>
        <w:jc w:val="both"/>
        <w:rPr>
          <w:rFonts w:ascii="Times New Roman" w:hAnsi="Times New Roman" w:cs="Times New Roman"/>
          <w:sz w:val="24"/>
          <w:szCs w:val="24"/>
          <w:lang w:val="en-GB"/>
        </w:rPr>
      </w:pPr>
      <w:r w:rsidRPr="00670436">
        <w:rPr>
          <w:rFonts w:ascii="Times New Roman" w:hAnsi="Times New Roman" w:cs="Times New Roman"/>
          <w:sz w:val="24"/>
          <w:szCs w:val="24"/>
          <w:u w:val="single"/>
          <w:lang w:val="en-GB"/>
        </w:rPr>
        <w:t>At the Summit on a new Global Financing Pact</w:t>
      </w:r>
      <w:r w:rsidRPr="00670436">
        <w:rPr>
          <w:rFonts w:ascii="Times New Roman" w:hAnsi="Times New Roman" w:cs="Times New Roman"/>
          <w:sz w:val="24"/>
          <w:szCs w:val="24"/>
          <w:lang w:val="en-GB"/>
        </w:rPr>
        <w:t xml:space="preserve">: </w:t>
      </w:r>
      <w:commentRangeStart w:id="24"/>
      <w:r w:rsidR="00670436">
        <w:rPr>
          <w:rFonts w:ascii="Times New Roman" w:hAnsi="Times New Roman" w:cs="Times New Roman"/>
          <w:sz w:val="24"/>
          <w:szCs w:val="24"/>
          <w:lang w:val="en-GB"/>
        </w:rPr>
        <w:t>[</w:t>
      </w:r>
      <w:r w:rsidR="007B4E33" w:rsidRPr="00670436">
        <w:rPr>
          <w:rFonts w:ascii="Times New Roman" w:hAnsi="Times New Roman" w:cs="Times New Roman"/>
          <w:sz w:val="24"/>
          <w:szCs w:val="24"/>
          <w:lang w:val="en-GB"/>
        </w:rPr>
        <w:t>XX partners</w:t>
      </w:r>
      <w:r w:rsidR="00670436">
        <w:rPr>
          <w:rFonts w:ascii="Times New Roman" w:hAnsi="Times New Roman" w:cs="Times New Roman"/>
          <w:sz w:val="24"/>
          <w:szCs w:val="24"/>
          <w:lang w:val="en-GB"/>
        </w:rPr>
        <w:t>]</w:t>
      </w:r>
      <w:r w:rsidR="007B4E33" w:rsidRPr="00670436">
        <w:rPr>
          <w:rFonts w:ascii="Times New Roman" w:hAnsi="Times New Roman" w:cs="Times New Roman"/>
          <w:sz w:val="24"/>
          <w:szCs w:val="24"/>
          <w:lang w:val="en-GB"/>
        </w:rPr>
        <w:t xml:space="preserve"> </w:t>
      </w:r>
      <w:commentRangeEnd w:id="24"/>
      <w:r w:rsidR="00F67594">
        <w:rPr>
          <w:rStyle w:val="Kommentarzeichen"/>
        </w:rPr>
        <w:commentReference w:id="24"/>
      </w:r>
      <w:r w:rsidRPr="00670436">
        <w:rPr>
          <w:rFonts w:ascii="Times New Roman" w:hAnsi="Times New Roman" w:cs="Times New Roman"/>
          <w:sz w:val="24"/>
          <w:szCs w:val="24"/>
          <w:lang w:val="en-GB"/>
        </w:rPr>
        <w:t xml:space="preserve">launch a Call to Action for Paris-aligned Carbon Markets across three pillars: 1) Expansion and deepening of domestic carbon pricing instruments and markets in line with the Paris goals, 2) Full implementation of the agreed rulebook for international compliance markets, 3) Ensuring high integrity in voluntary carbon markets. </w:t>
      </w:r>
    </w:p>
    <w:p w14:paraId="59A1F3BD" w14:textId="77777777" w:rsidR="00046996" w:rsidRDefault="00046996" w:rsidP="009B054A">
      <w:pPr>
        <w:pStyle w:val="Listenabsatz"/>
        <w:ind w:left="360"/>
        <w:jc w:val="both"/>
        <w:rPr>
          <w:rFonts w:ascii="Times New Roman" w:hAnsi="Times New Roman" w:cs="Times New Roman"/>
          <w:sz w:val="24"/>
          <w:szCs w:val="24"/>
          <w:lang w:val="en-GB"/>
        </w:rPr>
      </w:pPr>
    </w:p>
    <w:p w14:paraId="020374BC" w14:textId="1A3B9F1F" w:rsidR="00046996" w:rsidRPr="006C65B1" w:rsidRDefault="00046996" w:rsidP="00004C97">
      <w:pPr>
        <w:pStyle w:val="Listenabsatz"/>
        <w:numPr>
          <w:ilvl w:val="0"/>
          <w:numId w:val="7"/>
        </w:numPr>
        <w:jc w:val="both"/>
        <w:rPr>
          <w:rFonts w:ascii="Times New Roman" w:hAnsi="Times New Roman" w:cs="Times New Roman"/>
          <w:sz w:val="24"/>
          <w:szCs w:val="24"/>
          <w:lang w:val="en-GB"/>
        </w:rPr>
      </w:pPr>
      <w:r w:rsidRPr="009B054A">
        <w:rPr>
          <w:rFonts w:ascii="Times New Roman" w:hAnsi="Times New Roman" w:cs="Times New Roman"/>
          <w:sz w:val="24"/>
          <w:szCs w:val="24"/>
          <w:u w:val="single"/>
          <w:lang w:val="en-GB"/>
        </w:rPr>
        <w:t>By the G20 Summit in Delhi</w:t>
      </w:r>
      <w:r>
        <w:rPr>
          <w:rFonts w:ascii="Times New Roman" w:hAnsi="Times New Roman" w:cs="Times New Roman"/>
          <w:sz w:val="24"/>
          <w:szCs w:val="24"/>
          <w:lang w:val="en-GB"/>
        </w:rPr>
        <w:t xml:space="preserve">: </w:t>
      </w:r>
      <w:r w:rsidR="00761FD6">
        <w:rPr>
          <w:rFonts w:ascii="Times New Roman" w:hAnsi="Times New Roman" w:cs="Times New Roman"/>
          <w:sz w:val="24"/>
          <w:szCs w:val="24"/>
          <w:lang w:val="en-GB"/>
        </w:rPr>
        <w:t>explore possible frameworks to ensure convergence between existing initiatives aimed at strengthening the integrity of voluntary carbon markets, with the objective of designing common high-level standards.</w:t>
      </w:r>
    </w:p>
    <w:p w14:paraId="621563A6" w14:textId="77777777" w:rsidR="00004C97" w:rsidRPr="006C65B1" w:rsidRDefault="00004C97" w:rsidP="00004C97">
      <w:pPr>
        <w:pStyle w:val="Listenabsatz"/>
        <w:jc w:val="both"/>
        <w:rPr>
          <w:rFonts w:ascii="Times New Roman" w:hAnsi="Times New Roman" w:cs="Times New Roman"/>
          <w:sz w:val="24"/>
          <w:szCs w:val="24"/>
          <w:lang w:val="en-GB"/>
        </w:rPr>
      </w:pPr>
    </w:p>
    <w:p w14:paraId="699CB3FD" w14:textId="77777777" w:rsidR="00004C97" w:rsidRPr="006C65B1" w:rsidRDefault="00004C97" w:rsidP="00004C97">
      <w:pPr>
        <w:pStyle w:val="Listenabsatz"/>
        <w:numPr>
          <w:ilvl w:val="0"/>
          <w:numId w:val="7"/>
        </w:numPr>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t>By COP 28</w:t>
      </w:r>
      <w:r w:rsidRPr="006C65B1">
        <w:rPr>
          <w:rFonts w:ascii="Times New Roman" w:hAnsi="Times New Roman" w:cs="Times New Roman"/>
          <w:sz w:val="24"/>
          <w:szCs w:val="24"/>
          <w:lang w:val="en-GB"/>
        </w:rPr>
        <w:t xml:space="preserve">: </w:t>
      </w:r>
    </w:p>
    <w:p w14:paraId="3BB1E533" w14:textId="77777777" w:rsidR="00004C97" w:rsidRPr="006C65B1" w:rsidRDefault="00004C97" w:rsidP="00004C97">
      <w:pPr>
        <w:pStyle w:val="Listenabsatz"/>
        <w:jc w:val="both"/>
        <w:rPr>
          <w:rFonts w:ascii="Times New Roman" w:hAnsi="Times New Roman" w:cs="Times New Roman"/>
          <w:sz w:val="24"/>
          <w:szCs w:val="24"/>
          <w:lang w:val="en-GB"/>
        </w:rPr>
      </w:pPr>
    </w:p>
    <w:p w14:paraId="32B2ABC5" w14:textId="21A6F566" w:rsidR="00004C97" w:rsidRPr="006C65B1" w:rsidRDefault="00046996" w:rsidP="00004C97">
      <w:pPr>
        <w:pStyle w:val="Listenabsatz"/>
        <w:numPr>
          <w:ilvl w:val="1"/>
          <w:numId w:val="7"/>
        </w:numPr>
        <w:jc w:val="both"/>
        <w:rPr>
          <w:rFonts w:ascii="Times New Roman" w:hAnsi="Times New Roman" w:cs="Times New Roman"/>
          <w:sz w:val="24"/>
          <w:szCs w:val="24"/>
          <w:lang w:val="en-GB"/>
        </w:rPr>
      </w:pPr>
      <w:r>
        <w:rPr>
          <w:rFonts w:ascii="Times New Roman" w:hAnsi="Times New Roman" w:cs="Times New Roman"/>
          <w:sz w:val="24"/>
          <w:szCs w:val="24"/>
          <w:lang w:val="en-GB"/>
        </w:rPr>
        <w:t>OECD and IMF could</w:t>
      </w:r>
      <w:r w:rsidR="00004C97" w:rsidRPr="006C65B1">
        <w:rPr>
          <w:rFonts w:ascii="Times New Roman" w:hAnsi="Times New Roman" w:cs="Times New Roman"/>
          <w:sz w:val="24"/>
          <w:szCs w:val="24"/>
          <w:lang w:val="en-GB"/>
        </w:rPr>
        <w:t xml:space="preserve"> present possible measures to support increased price transparency and effectiveness</w:t>
      </w:r>
      <w:r>
        <w:rPr>
          <w:rFonts w:ascii="Times New Roman" w:hAnsi="Times New Roman" w:cs="Times New Roman"/>
          <w:sz w:val="24"/>
          <w:szCs w:val="24"/>
          <w:lang w:val="en-GB"/>
        </w:rPr>
        <w:t xml:space="preserve"> for domestic markets</w:t>
      </w:r>
      <w:r w:rsidR="00004C97" w:rsidRPr="006C65B1">
        <w:rPr>
          <w:rFonts w:ascii="Times New Roman" w:hAnsi="Times New Roman" w:cs="Times New Roman"/>
          <w:sz w:val="24"/>
          <w:szCs w:val="24"/>
          <w:lang w:val="en-GB"/>
        </w:rPr>
        <w:t xml:space="preserve">, including through further analysis of effective carbon prices. </w:t>
      </w:r>
    </w:p>
    <w:p w14:paraId="0B748108" w14:textId="77777777" w:rsidR="00004C97" w:rsidRPr="006C65B1" w:rsidRDefault="00004C97" w:rsidP="00004C97">
      <w:pPr>
        <w:pStyle w:val="Listenabsatz"/>
        <w:ind w:left="1440"/>
        <w:jc w:val="both"/>
        <w:rPr>
          <w:rFonts w:ascii="Times New Roman" w:hAnsi="Times New Roman" w:cs="Times New Roman"/>
          <w:sz w:val="24"/>
          <w:szCs w:val="24"/>
          <w:lang w:val="en-GB"/>
        </w:rPr>
      </w:pPr>
    </w:p>
    <w:p w14:paraId="0F86C8EE" w14:textId="77777777" w:rsidR="00004C97" w:rsidRPr="006C65B1" w:rsidRDefault="00004C97" w:rsidP="00004C97">
      <w:pPr>
        <w:pStyle w:val="Listenabsatz"/>
        <w:numPr>
          <w:ilvl w:val="1"/>
          <w:numId w:val="7"/>
        </w:numPr>
        <w:jc w:val="both"/>
        <w:rPr>
          <w:rFonts w:ascii="Times New Roman" w:hAnsi="Times New Roman" w:cs="Times New Roman"/>
          <w:sz w:val="24"/>
          <w:szCs w:val="24"/>
          <w:lang w:val="en-GB"/>
        </w:rPr>
      </w:pPr>
      <w:r w:rsidRPr="006C65B1">
        <w:rPr>
          <w:rFonts w:ascii="Times New Roman" w:hAnsi="Times New Roman" w:cs="Times New Roman"/>
          <w:sz w:val="24"/>
          <w:szCs w:val="24"/>
          <w:lang w:val="en-GB"/>
        </w:rPr>
        <w:t xml:space="preserve">First stocktake </w:t>
      </w:r>
      <w:r w:rsidR="00BE29EE" w:rsidRPr="006C65B1">
        <w:rPr>
          <w:rFonts w:ascii="Times New Roman" w:hAnsi="Times New Roman" w:cs="Times New Roman"/>
          <w:sz w:val="24"/>
          <w:szCs w:val="24"/>
          <w:lang w:val="en-GB"/>
        </w:rPr>
        <w:t>on results of</w:t>
      </w:r>
      <w:r w:rsidRPr="006C65B1">
        <w:rPr>
          <w:rFonts w:ascii="Times New Roman" w:hAnsi="Times New Roman" w:cs="Times New Roman"/>
          <w:sz w:val="24"/>
          <w:szCs w:val="24"/>
          <w:lang w:val="en-GB"/>
        </w:rPr>
        <w:t xml:space="preserve"> the Call to Action across the three pillars.</w:t>
      </w:r>
    </w:p>
    <w:p w14:paraId="40D70EB4" w14:textId="77777777" w:rsidR="00BE29EE" w:rsidRPr="006C65B1" w:rsidRDefault="00BE29EE" w:rsidP="00BE29EE">
      <w:pPr>
        <w:pStyle w:val="Listenabsatz"/>
        <w:ind w:left="1440"/>
        <w:jc w:val="both"/>
        <w:rPr>
          <w:rFonts w:ascii="Times New Roman" w:hAnsi="Times New Roman" w:cs="Times New Roman"/>
          <w:sz w:val="24"/>
          <w:szCs w:val="24"/>
          <w:lang w:val="en-GB"/>
        </w:rPr>
      </w:pPr>
    </w:p>
    <w:p w14:paraId="50C625CF" w14:textId="775A2D39" w:rsidR="008405BB" w:rsidRPr="00DD3214" w:rsidRDefault="002F4FE0" w:rsidP="00DD3214">
      <w:pPr>
        <w:pStyle w:val="Listenabsatz"/>
        <w:numPr>
          <w:ilvl w:val="0"/>
          <w:numId w:val="3"/>
        </w:numPr>
        <w:spacing w:line="276" w:lineRule="auto"/>
        <w:jc w:val="both"/>
        <w:rPr>
          <w:rFonts w:ascii="Times New Roman" w:hAnsi="Times New Roman" w:cs="Times New Roman"/>
          <w:b/>
          <w:sz w:val="24"/>
          <w:szCs w:val="24"/>
          <w:u w:val="single"/>
          <w:lang w:val="en-GB"/>
        </w:rPr>
      </w:pPr>
      <w:r w:rsidRPr="006C65B1">
        <w:rPr>
          <w:rFonts w:ascii="Times New Roman" w:hAnsi="Times New Roman" w:cs="Times New Roman"/>
          <w:b/>
          <w:sz w:val="24"/>
          <w:szCs w:val="24"/>
          <w:u w:val="single"/>
          <w:lang w:val="en-GB"/>
        </w:rPr>
        <w:t xml:space="preserve">Increase fiscal space to strengthen investments in the SDGs through debt swaps </w:t>
      </w:r>
    </w:p>
    <w:p w14:paraId="4F43E70D" w14:textId="06EA06F8" w:rsidR="00512DB9" w:rsidRPr="009B054A" w:rsidRDefault="0010587B" w:rsidP="002707BA">
      <w:pPr>
        <w:spacing w:line="276" w:lineRule="auto"/>
        <w:jc w:val="both"/>
        <w:rPr>
          <w:rFonts w:ascii="Times New Roman" w:hAnsi="Times New Roman" w:cs="Times New Roman"/>
          <w:i/>
          <w:sz w:val="24"/>
          <w:szCs w:val="24"/>
          <w:lang w:val="en-GB"/>
        </w:rPr>
      </w:pPr>
      <w:r>
        <w:rPr>
          <w:rFonts w:ascii="Times New Roman" w:hAnsi="Times New Roman" w:cs="Times New Roman"/>
          <w:i/>
          <w:sz w:val="24"/>
          <w:szCs w:val="24"/>
          <w:lang w:val="en-GB"/>
        </w:rPr>
        <w:t xml:space="preserve">Debt swaps were highlighted as a tool that can be useful to </w:t>
      </w:r>
      <w:r w:rsidRPr="00651496">
        <w:rPr>
          <w:rFonts w:ascii="Times New Roman" w:hAnsi="Times New Roman" w:cs="Times New Roman"/>
          <w:i/>
          <w:sz w:val="24"/>
          <w:szCs w:val="24"/>
          <w:lang w:val="en-GB"/>
        </w:rPr>
        <w:t>generate more fiscal space for SDG financing</w:t>
      </w:r>
      <w:r>
        <w:rPr>
          <w:rFonts w:ascii="Times New Roman" w:hAnsi="Times New Roman" w:cs="Times New Roman"/>
          <w:i/>
          <w:sz w:val="24"/>
          <w:szCs w:val="24"/>
          <w:lang w:val="en-GB"/>
        </w:rPr>
        <w:t xml:space="preserve">, but that requires an enabling environment, suitable legal and regulatory frameworks, improved monitoring and evaluation and incentives for increased creditor participation. </w:t>
      </w:r>
    </w:p>
    <w:p w14:paraId="7B03BE87" w14:textId="5B1A0BCB" w:rsidR="00512DB9" w:rsidRPr="006C65B1" w:rsidRDefault="00512DB9" w:rsidP="002707BA">
      <w:pPr>
        <w:spacing w:line="276" w:lineRule="auto"/>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lastRenderedPageBreak/>
        <w:t xml:space="preserve">Key </w:t>
      </w:r>
      <w:r w:rsidR="0010587B">
        <w:rPr>
          <w:rFonts w:ascii="Times New Roman" w:hAnsi="Times New Roman" w:cs="Times New Roman"/>
          <w:sz w:val="24"/>
          <w:szCs w:val="24"/>
          <w:u w:val="single"/>
          <w:lang w:val="en-GB"/>
        </w:rPr>
        <w:t>objective</w:t>
      </w:r>
      <w:r w:rsidRPr="006C65B1">
        <w:rPr>
          <w:rFonts w:ascii="Times New Roman" w:hAnsi="Times New Roman" w:cs="Times New Roman"/>
          <w:sz w:val="24"/>
          <w:szCs w:val="24"/>
          <w:u w:val="single"/>
          <w:lang w:val="en-GB"/>
        </w:rPr>
        <w:t>s</w:t>
      </w:r>
      <w:r w:rsidR="0010587B">
        <w:rPr>
          <w:rFonts w:ascii="Times New Roman" w:hAnsi="Times New Roman" w:cs="Times New Roman"/>
          <w:sz w:val="24"/>
          <w:szCs w:val="24"/>
          <w:u w:val="single"/>
          <w:lang w:val="en-GB"/>
        </w:rPr>
        <w:t xml:space="preserve"> and milestones</w:t>
      </w:r>
      <w:r w:rsidRPr="006C65B1">
        <w:rPr>
          <w:rFonts w:ascii="Times New Roman" w:hAnsi="Times New Roman" w:cs="Times New Roman"/>
          <w:sz w:val="24"/>
          <w:szCs w:val="24"/>
          <w:lang w:val="en-GB"/>
        </w:rPr>
        <w:t xml:space="preserve">: </w:t>
      </w:r>
    </w:p>
    <w:p w14:paraId="59B134F5" w14:textId="351D14B7" w:rsidR="002707BA" w:rsidRPr="006C65B1" w:rsidRDefault="00BE29EE" w:rsidP="00BE29EE">
      <w:pPr>
        <w:pStyle w:val="Listenabsatz"/>
        <w:numPr>
          <w:ilvl w:val="0"/>
          <w:numId w:val="10"/>
        </w:numPr>
        <w:spacing w:line="276" w:lineRule="auto"/>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t>At the Summit on a new Global Financing Pact</w:t>
      </w:r>
      <w:r w:rsidRPr="00F67594">
        <w:rPr>
          <w:rFonts w:ascii="Times New Roman" w:hAnsi="Times New Roman" w:cs="Times New Roman"/>
          <w:sz w:val="24"/>
          <w:szCs w:val="24"/>
          <w:lang w:val="en-GB"/>
        </w:rPr>
        <w:t xml:space="preserve">: </w:t>
      </w:r>
      <w:r w:rsidRPr="006C65B1">
        <w:rPr>
          <w:rFonts w:ascii="Times New Roman" w:hAnsi="Times New Roman" w:cs="Times New Roman"/>
          <w:sz w:val="24"/>
          <w:szCs w:val="24"/>
          <w:lang w:val="en-GB"/>
        </w:rPr>
        <w:t xml:space="preserve">countries </w:t>
      </w:r>
      <w:r w:rsidR="008405BB" w:rsidRPr="006C65B1">
        <w:rPr>
          <w:rFonts w:ascii="Times New Roman" w:hAnsi="Times New Roman" w:cs="Times New Roman"/>
          <w:sz w:val="24"/>
          <w:szCs w:val="24"/>
          <w:lang w:val="en-GB"/>
        </w:rPr>
        <w:t xml:space="preserve">to present positive outcomes obtained in recent </w:t>
      </w:r>
      <w:r w:rsidR="008405BB" w:rsidRPr="00670436">
        <w:rPr>
          <w:rFonts w:ascii="Times New Roman" w:hAnsi="Times New Roman" w:cs="Times New Roman"/>
          <w:sz w:val="24"/>
          <w:szCs w:val="24"/>
          <w:lang w:val="en-GB"/>
        </w:rPr>
        <w:t xml:space="preserve">debt swaps transactions and interested countries to outline interest in possible debt swaps. </w:t>
      </w:r>
      <w:r w:rsidR="00670436">
        <w:rPr>
          <w:rFonts w:ascii="Times New Roman" w:hAnsi="Times New Roman" w:cs="Times New Roman"/>
          <w:sz w:val="24"/>
          <w:szCs w:val="24"/>
          <w:lang w:val="en-GB"/>
        </w:rPr>
        <w:t>Design a first set of high-</w:t>
      </w:r>
      <w:r w:rsidR="0010587B" w:rsidRPr="00670436">
        <w:rPr>
          <w:rFonts w:ascii="Times New Roman" w:hAnsi="Times New Roman" w:cs="Times New Roman"/>
          <w:sz w:val="24"/>
          <w:szCs w:val="24"/>
          <w:lang w:val="en-GB"/>
        </w:rPr>
        <w:t>level principles to encourage and facilitate the recourse to debt swaps.</w:t>
      </w:r>
    </w:p>
    <w:p w14:paraId="7E4974D7" w14:textId="77777777" w:rsidR="00BE29EE" w:rsidRPr="006C65B1" w:rsidRDefault="00BE29EE" w:rsidP="00BE29EE">
      <w:pPr>
        <w:pStyle w:val="Listenabsatz"/>
        <w:spacing w:line="276" w:lineRule="auto"/>
        <w:jc w:val="both"/>
        <w:rPr>
          <w:rFonts w:ascii="Times New Roman" w:hAnsi="Times New Roman" w:cs="Times New Roman"/>
          <w:sz w:val="24"/>
          <w:szCs w:val="24"/>
          <w:lang w:val="en-GB"/>
        </w:rPr>
      </w:pPr>
    </w:p>
    <w:p w14:paraId="63145424" w14:textId="1EA75DA9" w:rsidR="002707BA" w:rsidRPr="006C65B1" w:rsidRDefault="00512DB9" w:rsidP="00172427">
      <w:pPr>
        <w:pStyle w:val="Listenabsatz"/>
        <w:numPr>
          <w:ilvl w:val="0"/>
          <w:numId w:val="9"/>
        </w:numPr>
        <w:spacing w:line="276" w:lineRule="auto"/>
        <w:jc w:val="both"/>
        <w:rPr>
          <w:rFonts w:ascii="Times New Roman" w:hAnsi="Times New Roman" w:cs="Times New Roman"/>
          <w:sz w:val="24"/>
          <w:szCs w:val="24"/>
          <w:lang w:val="en-GB"/>
        </w:rPr>
      </w:pPr>
      <w:r w:rsidRPr="006C65B1">
        <w:rPr>
          <w:rFonts w:ascii="Times New Roman" w:hAnsi="Times New Roman" w:cs="Times New Roman"/>
          <w:sz w:val="24"/>
          <w:szCs w:val="24"/>
          <w:u w:val="single"/>
          <w:lang w:val="en-GB"/>
        </w:rPr>
        <w:t xml:space="preserve">By the </w:t>
      </w:r>
      <w:r w:rsidR="00EC4E84">
        <w:rPr>
          <w:rFonts w:ascii="Times New Roman" w:hAnsi="Times New Roman" w:cs="Times New Roman"/>
          <w:sz w:val="24"/>
          <w:szCs w:val="24"/>
          <w:u w:val="single"/>
          <w:lang w:val="en-GB"/>
        </w:rPr>
        <w:t>2023 Finance in Common Summit</w:t>
      </w:r>
      <w:r w:rsidRPr="006C65B1">
        <w:rPr>
          <w:rFonts w:ascii="Times New Roman" w:hAnsi="Times New Roman" w:cs="Times New Roman"/>
          <w:sz w:val="24"/>
          <w:szCs w:val="24"/>
          <w:lang w:val="en-GB"/>
        </w:rPr>
        <w:t xml:space="preserve">: </w:t>
      </w:r>
      <w:r w:rsidR="0010587B">
        <w:rPr>
          <w:rFonts w:ascii="Times New Roman" w:hAnsi="Times New Roman" w:cs="Times New Roman"/>
          <w:sz w:val="24"/>
          <w:szCs w:val="24"/>
          <w:lang w:val="en-GB"/>
        </w:rPr>
        <w:t xml:space="preserve">building on these principles, </w:t>
      </w:r>
      <w:ins w:id="25" w:author="Autor">
        <w:r w:rsidR="00172427" w:rsidRPr="00172427">
          <w:rPr>
            <w:rFonts w:ascii="Times New Roman" w:hAnsi="Times New Roman" w:cs="Times New Roman"/>
            <w:sz w:val="24"/>
            <w:szCs w:val="24"/>
            <w:lang w:val="en-GB"/>
          </w:rPr>
          <w:t>and with support from IMF’s Debt Sustainability Analysis</w:t>
        </w:r>
        <w:r w:rsidR="00652273">
          <w:rPr>
            <w:rFonts w:ascii="Times New Roman" w:hAnsi="Times New Roman" w:cs="Times New Roman"/>
            <w:sz w:val="24"/>
            <w:szCs w:val="24"/>
            <w:lang w:val="en-GB"/>
          </w:rPr>
          <w:t>,</w:t>
        </w:r>
        <w:r w:rsidR="00172427" w:rsidRPr="00172427">
          <w:rPr>
            <w:rFonts w:ascii="Times New Roman" w:hAnsi="Times New Roman" w:cs="Times New Roman"/>
            <w:sz w:val="24"/>
            <w:szCs w:val="24"/>
            <w:lang w:val="en-GB"/>
          </w:rPr>
          <w:t xml:space="preserve"> </w:t>
        </w:r>
      </w:ins>
      <w:r w:rsidR="0010587B">
        <w:rPr>
          <w:rFonts w:ascii="Times New Roman" w:hAnsi="Times New Roman" w:cs="Times New Roman"/>
          <w:sz w:val="24"/>
          <w:szCs w:val="24"/>
          <w:lang w:val="en-GB"/>
        </w:rPr>
        <w:t>identify</w:t>
      </w:r>
      <w:r w:rsidRPr="006C65B1">
        <w:rPr>
          <w:rFonts w:ascii="Times New Roman" w:hAnsi="Times New Roman" w:cs="Times New Roman"/>
          <w:sz w:val="24"/>
          <w:szCs w:val="24"/>
          <w:lang w:val="en-GB"/>
        </w:rPr>
        <w:t xml:space="preserve"> public</w:t>
      </w:r>
      <w:r w:rsidR="00EC4E84">
        <w:rPr>
          <w:rFonts w:ascii="Times New Roman" w:hAnsi="Times New Roman" w:cs="Times New Roman"/>
          <w:sz w:val="24"/>
          <w:szCs w:val="24"/>
          <w:lang w:val="en-GB"/>
        </w:rPr>
        <w:t xml:space="preserve"> </w:t>
      </w:r>
      <w:r w:rsidRPr="006C65B1">
        <w:rPr>
          <w:rFonts w:ascii="Times New Roman" w:hAnsi="Times New Roman" w:cs="Times New Roman"/>
          <w:sz w:val="24"/>
          <w:szCs w:val="24"/>
          <w:lang w:val="en-GB"/>
        </w:rPr>
        <w:t xml:space="preserve">and private </w:t>
      </w:r>
      <w:r w:rsidR="0010587B">
        <w:rPr>
          <w:rFonts w:ascii="Times New Roman" w:hAnsi="Times New Roman" w:cs="Times New Roman"/>
          <w:sz w:val="24"/>
          <w:szCs w:val="24"/>
          <w:lang w:val="en-GB"/>
        </w:rPr>
        <w:t>partners willing to</w:t>
      </w:r>
      <w:r w:rsidR="0010587B" w:rsidRPr="006C65B1">
        <w:rPr>
          <w:rFonts w:ascii="Times New Roman" w:hAnsi="Times New Roman" w:cs="Times New Roman"/>
          <w:sz w:val="24"/>
          <w:szCs w:val="24"/>
          <w:lang w:val="en-GB"/>
        </w:rPr>
        <w:t xml:space="preserve"> </w:t>
      </w:r>
      <w:r w:rsidR="0010587B">
        <w:rPr>
          <w:rFonts w:ascii="Times New Roman" w:hAnsi="Times New Roman" w:cs="Times New Roman"/>
          <w:sz w:val="24"/>
          <w:szCs w:val="24"/>
          <w:lang w:val="en-GB"/>
        </w:rPr>
        <w:t xml:space="preserve">accompany candidate countries </w:t>
      </w:r>
      <w:r w:rsidR="00EC4E84">
        <w:rPr>
          <w:rFonts w:ascii="Times New Roman" w:hAnsi="Times New Roman" w:cs="Times New Roman"/>
          <w:sz w:val="24"/>
          <w:szCs w:val="24"/>
          <w:lang w:val="en-GB"/>
        </w:rPr>
        <w:t xml:space="preserve">trying to structure </w:t>
      </w:r>
      <w:r w:rsidR="0010587B">
        <w:rPr>
          <w:rFonts w:ascii="Times New Roman" w:hAnsi="Times New Roman" w:cs="Times New Roman"/>
          <w:sz w:val="24"/>
          <w:szCs w:val="24"/>
          <w:lang w:val="en-GB"/>
        </w:rPr>
        <w:t>debt for nature swaps.</w:t>
      </w:r>
      <w:r w:rsidR="00EC4E84">
        <w:rPr>
          <w:rFonts w:ascii="Times New Roman" w:hAnsi="Times New Roman" w:cs="Times New Roman"/>
          <w:sz w:val="24"/>
          <w:szCs w:val="24"/>
          <w:lang w:val="en-GB"/>
        </w:rPr>
        <w:t xml:space="preserve"> Launch a coalition of multilateral, regional and national development banks committing to mobilise their instruments (guarantees, insurance) to structure new transactions</w:t>
      </w:r>
      <w:ins w:id="26" w:author="Autor">
        <w:r w:rsidR="00652273">
          <w:rPr>
            <w:rFonts w:ascii="Times New Roman" w:hAnsi="Times New Roman" w:cs="Times New Roman"/>
            <w:sz w:val="24"/>
            <w:szCs w:val="24"/>
            <w:lang w:val="en-GB"/>
          </w:rPr>
          <w:t xml:space="preserve"> for </w:t>
        </w:r>
        <w:r w:rsidR="00652273" w:rsidRPr="00C338F3">
          <w:rPr>
            <w:rFonts w:ascii="Times New Roman" w:hAnsi="Times New Roman" w:cs="Times New Roman"/>
            <w:sz w:val="24"/>
            <w:szCs w:val="24"/>
            <w:lang w:val="en-GB"/>
          </w:rPr>
          <w:t>programmes focus</w:t>
        </w:r>
        <w:r w:rsidR="00652273">
          <w:rPr>
            <w:rFonts w:ascii="Times New Roman" w:hAnsi="Times New Roman" w:cs="Times New Roman"/>
            <w:sz w:val="24"/>
            <w:szCs w:val="24"/>
            <w:lang w:val="en-GB"/>
          </w:rPr>
          <w:t>ed</w:t>
        </w:r>
        <w:r w:rsidR="00652273" w:rsidRPr="00C338F3">
          <w:rPr>
            <w:rFonts w:ascii="Times New Roman" w:hAnsi="Times New Roman" w:cs="Times New Roman"/>
            <w:sz w:val="24"/>
            <w:szCs w:val="24"/>
            <w:lang w:val="en-GB"/>
          </w:rPr>
          <w:t xml:space="preserve"> on climate prosperity, with new finance flows </w:t>
        </w:r>
        <w:r w:rsidR="00652273">
          <w:rPr>
            <w:rFonts w:ascii="Times New Roman" w:hAnsi="Times New Roman" w:cs="Times New Roman"/>
            <w:sz w:val="24"/>
            <w:szCs w:val="24"/>
            <w:lang w:val="en-GB"/>
          </w:rPr>
          <w:t>to accelerate the transition towards climate-neutral and climate-resilient economies</w:t>
        </w:r>
      </w:ins>
      <w:r w:rsidR="00EC4E84">
        <w:rPr>
          <w:rFonts w:ascii="Times New Roman" w:hAnsi="Times New Roman" w:cs="Times New Roman"/>
          <w:sz w:val="24"/>
          <w:szCs w:val="24"/>
          <w:lang w:val="en-GB"/>
        </w:rPr>
        <w:t xml:space="preserve">.  </w:t>
      </w:r>
    </w:p>
    <w:p w14:paraId="1EF30390" w14:textId="77777777" w:rsidR="00E775BA" w:rsidRPr="006C65B1" w:rsidRDefault="00E775BA" w:rsidP="00453C00">
      <w:pPr>
        <w:pStyle w:val="Listenabsatz"/>
        <w:spacing w:line="276" w:lineRule="auto"/>
        <w:jc w:val="both"/>
        <w:rPr>
          <w:rFonts w:ascii="Times New Roman" w:hAnsi="Times New Roman" w:cs="Times New Roman"/>
          <w:sz w:val="24"/>
          <w:szCs w:val="24"/>
          <w:lang w:val="en-GB"/>
        </w:rPr>
      </w:pPr>
    </w:p>
    <w:p w14:paraId="6BDC6ED2" w14:textId="77777777" w:rsidR="00C57A72" w:rsidRPr="006C65B1" w:rsidRDefault="00C57A72" w:rsidP="00BF1EAC">
      <w:pPr>
        <w:spacing w:line="276" w:lineRule="auto"/>
        <w:jc w:val="both"/>
        <w:rPr>
          <w:rFonts w:ascii="Times New Roman" w:hAnsi="Times New Roman" w:cs="Times New Roman"/>
          <w:sz w:val="24"/>
          <w:szCs w:val="24"/>
          <w:lang w:val="en-GB"/>
        </w:rPr>
      </w:pPr>
    </w:p>
    <w:sectPr w:rsidR="00C57A72" w:rsidRPr="006C65B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Autor" w:initials="A">
    <w:p w14:paraId="52D308D3" w14:textId="290979C7" w:rsidR="00AA20A7" w:rsidRPr="00650B92" w:rsidRDefault="00AA20A7">
      <w:pPr>
        <w:pStyle w:val="Kommentartext"/>
        <w:rPr>
          <w:lang w:val="en-GB"/>
        </w:rPr>
      </w:pPr>
      <w:r>
        <w:rPr>
          <w:rStyle w:val="Kommentarzeichen"/>
        </w:rPr>
        <w:annotationRef/>
      </w:r>
      <w:r w:rsidR="00F67594" w:rsidRPr="00650B92">
        <w:rPr>
          <w:lang w:val="en-GB"/>
        </w:rPr>
        <w:t xml:space="preserve">To be defined depending </w:t>
      </w:r>
      <w:r w:rsidR="00650B92" w:rsidRPr="00650B92">
        <w:rPr>
          <w:lang w:val="en-GB"/>
        </w:rPr>
        <w:t>on commitments at</w:t>
      </w:r>
      <w:r w:rsidR="00F67594" w:rsidRPr="00650B92">
        <w:rPr>
          <w:lang w:val="en-GB"/>
        </w:rPr>
        <w:t xml:space="preserve"> the Summit.</w:t>
      </w:r>
    </w:p>
  </w:comment>
  <w:comment w:id="14" w:author="Autor" w:initials="A">
    <w:p w14:paraId="65968E19" w14:textId="5168EFE7" w:rsidR="00477992" w:rsidRPr="00477992" w:rsidRDefault="00477992">
      <w:pPr>
        <w:pStyle w:val="Kommentartext"/>
        <w:rPr>
          <w:lang w:val="en-GB"/>
        </w:rPr>
      </w:pPr>
      <w:r>
        <w:rPr>
          <w:rStyle w:val="Kommentarzeichen"/>
        </w:rPr>
        <w:annotationRef/>
      </w:r>
      <w:r w:rsidRPr="00477992">
        <w:rPr>
          <w:lang w:val="en-GB"/>
        </w:rPr>
        <w:t>We fear this might create front</w:t>
      </w:r>
      <w:r>
        <w:rPr>
          <w:lang w:val="en-GB"/>
        </w:rPr>
        <w:t>s between countries that might not be helpful moving the agenda.</w:t>
      </w:r>
      <w:bookmarkStart w:id="16" w:name="_GoBack"/>
      <w:bookmarkEnd w:id="16"/>
    </w:p>
  </w:comment>
  <w:comment w:id="17" w:author="Autor" w:initials="A">
    <w:p w14:paraId="2ED715C1" w14:textId="1A45FDD6" w:rsidR="00F67594" w:rsidRPr="00650B92" w:rsidRDefault="00F67594">
      <w:pPr>
        <w:pStyle w:val="Kommentartext"/>
        <w:rPr>
          <w:lang w:val="en-GB"/>
        </w:rPr>
      </w:pPr>
      <w:r>
        <w:rPr>
          <w:rStyle w:val="Kommentarzeichen"/>
        </w:rPr>
        <w:annotationRef/>
      </w:r>
      <w:r w:rsidR="00650B92" w:rsidRPr="00650B92">
        <w:rPr>
          <w:lang w:val="en-GB"/>
        </w:rPr>
        <w:t>To be defined depending on commitments at the Summit.</w:t>
      </w:r>
    </w:p>
  </w:comment>
  <w:comment w:id="24" w:author="Autor" w:initials="A">
    <w:p w14:paraId="290864FB" w14:textId="30FFCFC0" w:rsidR="00F67594" w:rsidRPr="00650B92" w:rsidRDefault="00F67594">
      <w:pPr>
        <w:pStyle w:val="Kommentartext"/>
        <w:rPr>
          <w:lang w:val="en-GB"/>
        </w:rPr>
      </w:pPr>
      <w:r>
        <w:rPr>
          <w:rStyle w:val="Kommentarzeichen"/>
        </w:rPr>
        <w:annotationRef/>
      </w:r>
      <w:r w:rsidR="00650B92" w:rsidRPr="00650B92">
        <w:rPr>
          <w:lang w:val="en-GB"/>
        </w:rPr>
        <w:t>To be defined depending on commitments at the Summit.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2D308D3" w15:done="0"/>
  <w15:commentEx w15:paraId="65968E19" w15:done="0"/>
  <w15:commentEx w15:paraId="2ED715C1" w15:done="0"/>
  <w15:commentEx w15:paraId="290864F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4B8EF24" w14:textId="77777777" w:rsidR="00775A8E" w:rsidRDefault="00775A8E" w:rsidP="00A27539">
      <w:pPr>
        <w:spacing w:after="0" w:line="240" w:lineRule="auto"/>
      </w:pPr>
      <w:r>
        <w:separator/>
      </w:r>
    </w:p>
  </w:endnote>
  <w:endnote w:type="continuationSeparator" w:id="0">
    <w:p w14:paraId="75604DE4" w14:textId="77777777" w:rsidR="00775A8E" w:rsidRDefault="00775A8E" w:rsidP="00A27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E8F112" w14:textId="77777777" w:rsidR="00775A8E" w:rsidRDefault="00775A8E" w:rsidP="00A27539">
      <w:pPr>
        <w:spacing w:after="0" w:line="240" w:lineRule="auto"/>
      </w:pPr>
      <w:r>
        <w:separator/>
      </w:r>
    </w:p>
  </w:footnote>
  <w:footnote w:type="continuationSeparator" w:id="0">
    <w:p w14:paraId="6D0DA7E4" w14:textId="77777777" w:rsidR="00775A8E" w:rsidRDefault="00775A8E" w:rsidP="00A275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4F01B1"/>
    <w:multiLevelType w:val="hybridMultilevel"/>
    <w:tmpl w:val="D6A4ED8C"/>
    <w:lvl w:ilvl="0" w:tplc="040C000B">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19B03707"/>
    <w:multiLevelType w:val="hybridMultilevel"/>
    <w:tmpl w:val="7D3AA6D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BE02377"/>
    <w:multiLevelType w:val="hybridMultilevel"/>
    <w:tmpl w:val="957658A2"/>
    <w:lvl w:ilvl="0" w:tplc="F4028D4E">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1EB7F3D"/>
    <w:multiLevelType w:val="hybridMultilevel"/>
    <w:tmpl w:val="3BFA303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2B93C3C"/>
    <w:multiLevelType w:val="hybridMultilevel"/>
    <w:tmpl w:val="44E09FC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6996300"/>
    <w:multiLevelType w:val="hybridMultilevel"/>
    <w:tmpl w:val="F71EF04A"/>
    <w:lvl w:ilvl="0" w:tplc="565C7D5E">
      <w:start w:val="1"/>
      <w:numFmt w:val="bullet"/>
      <w:lvlText w:val="-"/>
      <w:lvlJc w:val="left"/>
      <w:pPr>
        <w:ind w:left="1080" w:hanging="360"/>
      </w:pPr>
      <w:rPr>
        <w:rFonts w:ascii="Calibri" w:eastAsia="Calibri" w:hAnsi="Calibri" w:cs="Calibri" w:hint="default"/>
      </w:rPr>
    </w:lvl>
    <w:lvl w:ilvl="1" w:tplc="04070003">
      <w:start w:val="1"/>
      <w:numFmt w:val="bullet"/>
      <w:lvlText w:val="o"/>
      <w:lvlJc w:val="left"/>
      <w:pPr>
        <w:ind w:left="1800" w:hanging="360"/>
      </w:pPr>
      <w:rPr>
        <w:rFonts w:ascii="Courier New" w:hAnsi="Courier New" w:cs="Courier New" w:hint="default"/>
      </w:rPr>
    </w:lvl>
    <w:lvl w:ilvl="2" w:tplc="04070005">
      <w:start w:val="1"/>
      <w:numFmt w:val="bullet"/>
      <w:lvlText w:val=""/>
      <w:lvlJc w:val="left"/>
      <w:pPr>
        <w:ind w:left="2520" w:hanging="360"/>
      </w:pPr>
      <w:rPr>
        <w:rFonts w:ascii="Wingdings" w:hAnsi="Wingdings" w:hint="default"/>
      </w:rPr>
    </w:lvl>
    <w:lvl w:ilvl="3" w:tplc="04070001">
      <w:start w:val="1"/>
      <w:numFmt w:val="bullet"/>
      <w:lvlText w:val=""/>
      <w:lvlJc w:val="left"/>
      <w:pPr>
        <w:ind w:left="3240" w:hanging="360"/>
      </w:pPr>
      <w:rPr>
        <w:rFonts w:ascii="Symbol" w:hAnsi="Symbol" w:hint="default"/>
      </w:rPr>
    </w:lvl>
    <w:lvl w:ilvl="4" w:tplc="04070003">
      <w:start w:val="1"/>
      <w:numFmt w:val="bullet"/>
      <w:lvlText w:val="o"/>
      <w:lvlJc w:val="left"/>
      <w:pPr>
        <w:ind w:left="3960" w:hanging="360"/>
      </w:pPr>
      <w:rPr>
        <w:rFonts w:ascii="Courier New" w:hAnsi="Courier New" w:cs="Courier New" w:hint="default"/>
      </w:rPr>
    </w:lvl>
    <w:lvl w:ilvl="5" w:tplc="04070005">
      <w:start w:val="1"/>
      <w:numFmt w:val="bullet"/>
      <w:lvlText w:val=""/>
      <w:lvlJc w:val="left"/>
      <w:pPr>
        <w:ind w:left="4680" w:hanging="360"/>
      </w:pPr>
      <w:rPr>
        <w:rFonts w:ascii="Wingdings" w:hAnsi="Wingdings" w:hint="default"/>
      </w:rPr>
    </w:lvl>
    <w:lvl w:ilvl="6" w:tplc="04070001">
      <w:start w:val="1"/>
      <w:numFmt w:val="bullet"/>
      <w:lvlText w:val=""/>
      <w:lvlJc w:val="left"/>
      <w:pPr>
        <w:ind w:left="5400" w:hanging="360"/>
      </w:pPr>
      <w:rPr>
        <w:rFonts w:ascii="Symbol" w:hAnsi="Symbol" w:hint="default"/>
      </w:rPr>
    </w:lvl>
    <w:lvl w:ilvl="7" w:tplc="04070003">
      <w:start w:val="1"/>
      <w:numFmt w:val="bullet"/>
      <w:lvlText w:val="o"/>
      <w:lvlJc w:val="left"/>
      <w:pPr>
        <w:ind w:left="6120" w:hanging="360"/>
      </w:pPr>
      <w:rPr>
        <w:rFonts w:ascii="Courier New" w:hAnsi="Courier New" w:cs="Courier New" w:hint="default"/>
      </w:rPr>
    </w:lvl>
    <w:lvl w:ilvl="8" w:tplc="04070005">
      <w:start w:val="1"/>
      <w:numFmt w:val="bullet"/>
      <w:lvlText w:val=""/>
      <w:lvlJc w:val="left"/>
      <w:pPr>
        <w:ind w:left="6840" w:hanging="360"/>
      </w:pPr>
      <w:rPr>
        <w:rFonts w:ascii="Wingdings" w:hAnsi="Wingdings" w:hint="default"/>
      </w:rPr>
    </w:lvl>
  </w:abstractNum>
  <w:abstractNum w:abstractNumId="6" w15:restartNumberingAfterBreak="0">
    <w:nsid w:val="2FFD2DEB"/>
    <w:multiLevelType w:val="hybridMultilevel"/>
    <w:tmpl w:val="44E09FC8"/>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411631E6"/>
    <w:multiLevelType w:val="hybridMultilevel"/>
    <w:tmpl w:val="108C49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4BF582A"/>
    <w:multiLevelType w:val="hybridMultilevel"/>
    <w:tmpl w:val="0B4CC3E0"/>
    <w:lvl w:ilvl="0" w:tplc="040C000B">
      <w:start w:val="1"/>
      <w:numFmt w:val="bullet"/>
      <w:lvlText w:val=""/>
      <w:lvlJc w:val="left"/>
      <w:pPr>
        <w:ind w:left="36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28839C9"/>
    <w:multiLevelType w:val="hybridMultilevel"/>
    <w:tmpl w:val="483A31AC"/>
    <w:lvl w:ilvl="0" w:tplc="64B883AC">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DE52F55"/>
    <w:multiLevelType w:val="hybridMultilevel"/>
    <w:tmpl w:val="A642BAF6"/>
    <w:lvl w:ilvl="0" w:tplc="A6DA7760">
      <w:numFmt w:val="bullet"/>
      <w:lvlText w:val=""/>
      <w:lvlJc w:val="left"/>
      <w:pPr>
        <w:ind w:left="360" w:hanging="360"/>
      </w:pPr>
      <w:rPr>
        <w:rFonts w:ascii="Wingdings" w:eastAsiaTheme="minorHAnsi" w:hAnsi="Wingdings" w:cstheme="minorBid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74C62588"/>
    <w:multiLevelType w:val="hybridMultilevel"/>
    <w:tmpl w:val="1180E36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6"/>
  </w:num>
  <w:num w:numId="4">
    <w:abstractNumId w:val="9"/>
  </w:num>
  <w:num w:numId="5">
    <w:abstractNumId w:val="11"/>
  </w:num>
  <w:num w:numId="6">
    <w:abstractNumId w:val="8"/>
  </w:num>
  <w:num w:numId="7">
    <w:abstractNumId w:val="0"/>
  </w:num>
  <w:num w:numId="8">
    <w:abstractNumId w:val="4"/>
  </w:num>
  <w:num w:numId="9">
    <w:abstractNumId w:val="3"/>
  </w:num>
  <w:num w:numId="10">
    <w:abstractNumId w:val="7"/>
  </w:num>
  <w:num w:numId="11">
    <w:abstractNumId w:val="2"/>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0E5"/>
    <w:rsid w:val="00004C97"/>
    <w:rsid w:val="00046996"/>
    <w:rsid w:val="000D2971"/>
    <w:rsid w:val="000E6D10"/>
    <w:rsid w:val="0010587B"/>
    <w:rsid w:val="00107142"/>
    <w:rsid w:val="00165420"/>
    <w:rsid w:val="00172427"/>
    <w:rsid w:val="00184083"/>
    <w:rsid w:val="002232C1"/>
    <w:rsid w:val="00262DC2"/>
    <w:rsid w:val="002707BA"/>
    <w:rsid w:val="002B6D9A"/>
    <w:rsid w:val="002D23FA"/>
    <w:rsid w:val="002E3352"/>
    <w:rsid w:val="002F4FE0"/>
    <w:rsid w:val="002F7306"/>
    <w:rsid w:val="00333645"/>
    <w:rsid w:val="003736BB"/>
    <w:rsid w:val="00453C00"/>
    <w:rsid w:val="00477992"/>
    <w:rsid w:val="0049112F"/>
    <w:rsid w:val="004C0A6E"/>
    <w:rsid w:val="00512DB9"/>
    <w:rsid w:val="005857CB"/>
    <w:rsid w:val="005B3877"/>
    <w:rsid w:val="005E45E8"/>
    <w:rsid w:val="00611D16"/>
    <w:rsid w:val="00634012"/>
    <w:rsid w:val="00650B92"/>
    <w:rsid w:val="00652273"/>
    <w:rsid w:val="00670436"/>
    <w:rsid w:val="006C65B1"/>
    <w:rsid w:val="0071384C"/>
    <w:rsid w:val="00761FD6"/>
    <w:rsid w:val="00766807"/>
    <w:rsid w:val="0076751F"/>
    <w:rsid w:val="00775A8E"/>
    <w:rsid w:val="007B4E33"/>
    <w:rsid w:val="007D1534"/>
    <w:rsid w:val="008405BB"/>
    <w:rsid w:val="008A0DA4"/>
    <w:rsid w:val="00913369"/>
    <w:rsid w:val="0095216F"/>
    <w:rsid w:val="009B054A"/>
    <w:rsid w:val="009F60E8"/>
    <w:rsid w:val="00A054BF"/>
    <w:rsid w:val="00A13DD9"/>
    <w:rsid w:val="00A14F21"/>
    <w:rsid w:val="00A27539"/>
    <w:rsid w:val="00A85101"/>
    <w:rsid w:val="00AA20A7"/>
    <w:rsid w:val="00B61765"/>
    <w:rsid w:val="00BE29EE"/>
    <w:rsid w:val="00BF0C84"/>
    <w:rsid w:val="00BF1EAC"/>
    <w:rsid w:val="00C530E5"/>
    <w:rsid w:val="00C57A72"/>
    <w:rsid w:val="00D158A8"/>
    <w:rsid w:val="00D71760"/>
    <w:rsid w:val="00D863CE"/>
    <w:rsid w:val="00DD3214"/>
    <w:rsid w:val="00E63A76"/>
    <w:rsid w:val="00E775BA"/>
    <w:rsid w:val="00E850FB"/>
    <w:rsid w:val="00E966B0"/>
    <w:rsid w:val="00EC4E84"/>
    <w:rsid w:val="00EE1E89"/>
    <w:rsid w:val="00F0121F"/>
    <w:rsid w:val="00F0148E"/>
    <w:rsid w:val="00F67594"/>
    <w:rsid w:val="00F75B74"/>
    <w:rsid w:val="00F77404"/>
    <w:rsid w:val="00FA63A7"/>
    <w:rsid w:val="00FF135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0D9F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530E5"/>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9F60E8"/>
    <w:rPr>
      <w:sz w:val="16"/>
      <w:szCs w:val="16"/>
    </w:rPr>
  </w:style>
  <w:style w:type="paragraph" w:styleId="Kommentartext">
    <w:name w:val="annotation text"/>
    <w:basedOn w:val="Standard"/>
    <w:link w:val="KommentartextZchn"/>
    <w:uiPriority w:val="99"/>
    <w:unhideWhenUsed/>
    <w:rsid w:val="009F60E8"/>
    <w:pPr>
      <w:spacing w:line="240" w:lineRule="auto"/>
    </w:pPr>
    <w:rPr>
      <w:sz w:val="20"/>
      <w:szCs w:val="20"/>
    </w:rPr>
  </w:style>
  <w:style w:type="character" w:customStyle="1" w:styleId="KommentartextZchn">
    <w:name w:val="Kommentartext Zchn"/>
    <w:basedOn w:val="Absatz-Standardschriftart"/>
    <w:link w:val="Kommentartext"/>
    <w:uiPriority w:val="99"/>
    <w:rsid w:val="009F60E8"/>
    <w:rPr>
      <w:sz w:val="20"/>
      <w:szCs w:val="20"/>
    </w:rPr>
  </w:style>
  <w:style w:type="paragraph" w:styleId="Sprechblasentext">
    <w:name w:val="Balloon Text"/>
    <w:basedOn w:val="Standard"/>
    <w:link w:val="SprechblasentextZchn"/>
    <w:uiPriority w:val="99"/>
    <w:semiHidden/>
    <w:unhideWhenUsed/>
    <w:rsid w:val="009F60E8"/>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9F60E8"/>
    <w:rPr>
      <w:rFonts w:ascii="Segoe UI" w:hAnsi="Segoe UI" w:cs="Segoe UI"/>
      <w:sz w:val="18"/>
      <w:szCs w:val="18"/>
    </w:rPr>
  </w:style>
  <w:style w:type="paragraph" w:styleId="Listenabsatz">
    <w:name w:val="List Paragraph"/>
    <w:basedOn w:val="Standard"/>
    <w:uiPriority w:val="34"/>
    <w:qFormat/>
    <w:rsid w:val="009F60E8"/>
    <w:pPr>
      <w:ind w:left="720"/>
      <w:contextualSpacing/>
    </w:pPr>
  </w:style>
  <w:style w:type="paragraph" w:styleId="Kopfzeile">
    <w:name w:val="header"/>
    <w:basedOn w:val="Standard"/>
    <w:link w:val="KopfzeileZchn"/>
    <w:uiPriority w:val="99"/>
    <w:unhideWhenUsed/>
    <w:rsid w:val="00A2753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27539"/>
  </w:style>
  <w:style w:type="paragraph" w:styleId="Fuzeile">
    <w:name w:val="footer"/>
    <w:basedOn w:val="Standard"/>
    <w:link w:val="FuzeileZchn"/>
    <w:uiPriority w:val="99"/>
    <w:unhideWhenUsed/>
    <w:rsid w:val="00A2753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27539"/>
  </w:style>
  <w:style w:type="paragraph" w:styleId="Kommentarthema">
    <w:name w:val="annotation subject"/>
    <w:basedOn w:val="Kommentartext"/>
    <w:next w:val="Kommentartext"/>
    <w:link w:val="KommentarthemaZchn"/>
    <w:uiPriority w:val="99"/>
    <w:semiHidden/>
    <w:unhideWhenUsed/>
    <w:rsid w:val="00E775BA"/>
    <w:rPr>
      <w:b/>
      <w:bCs/>
    </w:rPr>
  </w:style>
  <w:style w:type="character" w:customStyle="1" w:styleId="KommentarthemaZchn">
    <w:name w:val="Kommentarthema Zchn"/>
    <w:basedOn w:val="KommentartextZchn"/>
    <w:link w:val="Kommentarthema"/>
    <w:uiPriority w:val="99"/>
    <w:semiHidden/>
    <w:rsid w:val="00E775B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646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1B08F-0789-449C-8016-1B7C6CEEE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1246</Words>
  <Characters>7854</Characters>
  <Application>Microsoft Office Word</Application>
  <DocSecurity>0</DocSecurity>
  <Lines>65</Lines>
  <Paragraphs>18</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9082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2023-06-08T07:00:00Z</dcterms:created>
  <dcterms:modified xsi:type="dcterms:W3CDTF">2023-06-08T07:00:00Z</dcterms:modified>
</cp:coreProperties>
</file>